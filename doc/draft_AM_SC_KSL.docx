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Effects of Anthropogenic Disturbances on Habitat Use of Bornean Birds</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Rule="auto"/>
        <w:rPr>
          <w:color w:val="000000"/>
          <w:sz w:val="20"/>
          <w:szCs w:val="20"/>
        </w:rPr>
      </w:pPr>
      <w:r w:rsidDel="00000000" w:rsidR="00000000" w:rsidRPr="00000000">
        <w:rPr>
          <w:color w:val="000000"/>
          <w:sz w:val="20"/>
          <w:szCs w:val="20"/>
          <w:rtl w:val="0"/>
        </w:rPr>
        <w:t xml:space="preserve">Katherine Lauck</w:t>
      </w:r>
      <w:r w:rsidDel="00000000" w:rsidR="00000000" w:rsidRPr="00000000">
        <w:rPr>
          <w:color w:val="000000"/>
          <w:sz w:val="20"/>
          <w:szCs w:val="20"/>
          <w:vertAlign w:val="superscript"/>
          <w:rtl w:val="0"/>
        </w:rPr>
        <w:t xml:space="preserve">1,2</w:t>
      </w:r>
      <w:r w:rsidDel="00000000" w:rsidR="00000000" w:rsidRPr="00000000">
        <w:rPr>
          <w:color w:val="000000"/>
          <w:sz w:val="20"/>
          <w:szCs w:val="20"/>
          <w:rtl w:val="0"/>
        </w:rPr>
        <w:t xml:space="preserve">, Sarah L. Carroll</w:t>
      </w:r>
      <w:r w:rsidDel="00000000" w:rsidR="00000000" w:rsidRPr="00000000">
        <w:rPr>
          <w:color w:val="000000"/>
          <w:sz w:val="20"/>
          <w:szCs w:val="20"/>
          <w:vertAlign w:val="superscript"/>
          <w:rtl w:val="0"/>
        </w:rPr>
        <w:t xml:space="preserve">3</w:t>
      </w:r>
      <w:r w:rsidDel="00000000" w:rsidR="00000000" w:rsidRPr="00000000">
        <w:rPr>
          <w:color w:val="000000"/>
          <w:sz w:val="20"/>
          <w:szCs w:val="20"/>
          <w:rtl w:val="0"/>
        </w:rPr>
        <w:t xml:space="preserve">, Elly Mufliati</w:t>
      </w:r>
      <w:r w:rsidDel="00000000" w:rsidR="00000000" w:rsidRPr="00000000">
        <w:rPr>
          <w:color w:val="000000"/>
          <w:sz w:val="20"/>
          <w:szCs w:val="20"/>
          <w:vertAlign w:val="superscript"/>
          <w:rtl w:val="0"/>
        </w:rPr>
        <w:t xml:space="preserve">4,5</w:t>
      </w:r>
      <w:r w:rsidDel="00000000" w:rsidR="00000000" w:rsidRPr="00000000">
        <w:rPr>
          <w:color w:val="000000"/>
          <w:sz w:val="20"/>
          <w:szCs w:val="20"/>
          <w:rtl w:val="0"/>
        </w:rPr>
        <w:t xml:space="preserve">, Sadtata Noor Adirahmanta</w:t>
      </w:r>
      <w:r w:rsidDel="00000000" w:rsidR="00000000" w:rsidRPr="00000000">
        <w:rPr>
          <w:color w:val="000000"/>
          <w:sz w:val="20"/>
          <w:szCs w:val="20"/>
          <w:vertAlign w:val="superscript"/>
          <w:rtl w:val="0"/>
        </w:rPr>
        <w:t xml:space="preserve">6</w:t>
      </w:r>
      <w:r w:rsidDel="00000000" w:rsidR="00000000" w:rsidRPr="00000000">
        <w:rPr>
          <w:color w:val="000000"/>
          <w:sz w:val="20"/>
          <w:szCs w:val="20"/>
          <w:rtl w:val="0"/>
        </w:rPr>
        <w:t xml:space="preserve">, Novia Sagita</w:t>
      </w:r>
      <w:r w:rsidDel="00000000" w:rsidR="00000000" w:rsidRPr="00000000">
        <w:rPr>
          <w:color w:val="000000"/>
          <w:sz w:val="20"/>
          <w:szCs w:val="20"/>
          <w:vertAlign w:val="superscript"/>
          <w:rtl w:val="0"/>
        </w:rPr>
        <w:t xml:space="preserve">4</w:t>
      </w:r>
      <w:r w:rsidDel="00000000" w:rsidR="00000000" w:rsidRPr="00000000">
        <w:rPr>
          <w:color w:val="000000"/>
          <w:sz w:val="20"/>
          <w:szCs w:val="20"/>
          <w:rtl w:val="0"/>
        </w:rPr>
        <w:t xml:space="preserve">, Siti Kartikawati</w:t>
      </w:r>
      <w:r w:rsidDel="00000000" w:rsidR="00000000" w:rsidRPr="00000000">
        <w:rPr>
          <w:color w:val="000000"/>
          <w:sz w:val="20"/>
          <w:szCs w:val="20"/>
          <w:vertAlign w:val="superscript"/>
          <w:rtl w:val="0"/>
        </w:rPr>
        <w:t xml:space="preserve">4,5</w:t>
      </w:r>
      <w:r w:rsidDel="00000000" w:rsidR="00000000" w:rsidRPr="00000000">
        <w:rPr>
          <w:color w:val="000000"/>
          <w:sz w:val="20"/>
          <w:szCs w:val="20"/>
          <w:rtl w:val="0"/>
        </w:rPr>
        <w:t xml:space="preserve">, Adam Miller</w:t>
      </w:r>
      <w:r w:rsidDel="00000000" w:rsidR="00000000" w:rsidRPr="00000000">
        <w:rPr>
          <w:color w:val="000000"/>
          <w:sz w:val="20"/>
          <w:szCs w:val="20"/>
          <w:vertAlign w:val="superscript"/>
          <w:rtl w:val="0"/>
        </w:rPr>
        <w:t xml:space="preserve">2,4</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rPr>
          <w:color w:val="000000"/>
          <w:sz w:val="20"/>
          <w:szCs w:val="20"/>
        </w:rPr>
      </w:pPr>
      <w:r w:rsidDel="00000000" w:rsidR="00000000" w:rsidRPr="00000000">
        <w:rPr>
          <w:color w:val="000000"/>
          <w:sz w:val="20"/>
          <w:szCs w:val="20"/>
          <w:vertAlign w:val="superscript"/>
          <w:rtl w:val="0"/>
        </w:rPr>
        <w:t xml:space="preserve">1</w:t>
      </w:r>
      <w:r w:rsidDel="00000000" w:rsidR="00000000" w:rsidRPr="00000000">
        <w:rPr>
          <w:color w:val="000000"/>
          <w:sz w:val="20"/>
          <w:szCs w:val="20"/>
          <w:rtl w:val="0"/>
        </w:rPr>
        <w:t xml:space="preserve">US Fulbright Program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rPr>
          <w:color w:val="000000"/>
          <w:sz w:val="20"/>
          <w:szCs w:val="20"/>
        </w:rPr>
      </w:pPr>
      <w:r w:rsidDel="00000000" w:rsidR="00000000" w:rsidRPr="00000000">
        <w:rPr>
          <w:color w:val="000000"/>
          <w:sz w:val="20"/>
          <w:szCs w:val="20"/>
          <w:vertAlign w:val="superscript"/>
          <w:rtl w:val="0"/>
        </w:rPr>
        <w:t xml:space="preserve">2</w:t>
      </w:r>
      <w:r w:rsidDel="00000000" w:rsidR="00000000" w:rsidRPr="00000000">
        <w:rPr>
          <w:color w:val="000000"/>
          <w:sz w:val="20"/>
          <w:szCs w:val="20"/>
          <w:rtl w:val="0"/>
        </w:rPr>
        <w:t xml:space="preserve">Planet Indonesia – USA</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rPr>
          <w:color w:val="000000"/>
          <w:sz w:val="20"/>
          <w:szCs w:val="20"/>
        </w:rPr>
      </w:pPr>
      <w:r w:rsidDel="00000000" w:rsidR="00000000" w:rsidRPr="00000000">
        <w:rPr>
          <w:color w:val="000000"/>
          <w:sz w:val="20"/>
          <w:szCs w:val="20"/>
          <w:vertAlign w:val="superscript"/>
          <w:rtl w:val="0"/>
        </w:rPr>
        <w:t xml:space="preserve">3</w:t>
      </w:r>
      <w:r w:rsidDel="00000000" w:rsidR="00000000" w:rsidRPr="00000000">
        <w:rPr>
          <w:color w:val="000000"/>
          <w:sz w:val="20"/>
          <w:szCs w:val="20"/>
          <w:rtl w:val="0"/>
        </w:rPr>
        <w:t xml:space="preserve">Graduate Degree Program in Ecology, 1476 Campus Delivery, Colorado State University, Fort Collins, CO, U.S.A., 80523 Colorado State University</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rPr>
          <w:color w:val="000000"/>
          <w:sz w:val="20"/>
          <w:szCs w:val="20"/>
        </w:rPr>
      </w:pPr>
      <w:r w:rsidDel="00000000" w:rsidR="00000000" w:rsidRPr="00000000">
        <w:rPr>
          <w:color w:val="000000"/>
          <w:sz w:val="20"/>
          <w:szCs w:val="20"/>
          <w:vertAlign w:val="superscript"/>
          <w:rtl w:val="0"/>
        </w:rPr>
        <w:t xml:space="preserve">4</w:t>
      </w:r>
      <w:r w:rsidDel="00000000" w:rsidR="00000000" w:rsidRPr="00000000">
        <w:rPr>
          <w:color w:val="000000"/>
          <w:sz w:val="20"/>
          <w:szCs w:val="20"/>
          <w:rtl w:val="0"/>
        </w:rPr>
        <w:t xml:space="preserve">Yayasan Planet Indonesia</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rPr>
          <w:color w:val="000000"/>
          <w:sz w:val="20"/>
          <w:szCs w:val="20"/>
        </w:rPr>
      </w:pPr>
      <w:r w:rsidDel="00000000" w:rsidR="00000000" w:rsidRPr="00000000">
        <w:rPr>
          <w:color w:val="000000"/>
          <w:sz w:val="20"/>
          <w:szCs w:val="20"/>
          <w:vertAlign w:val="superscript"/>
          <w:rtl w:val="0"/>
        </w:rPr>
        <w:t xml:space="preserve">5</w:t>
      </w:r>
      <w:r w:rsidDel="00000000" w:rsidR="00000000" w:rsidRPr="00000000">
        <w:rPr>
          <w:color w:val="000000"/>
          <w:sz w:val="20"/>
          <w:szCs w:val="20"/>
          <w:rtl w:val="0"/>
        </w:rPr>
        <w:t xml:space="preserve">Universitas Tanjungpura</w:t>
      </w:r>
    </w:p>
    <w:p w:rsidR="00000000" w:rsidDel="00000000" w:rsidP="00000000" w:rsidRDefault="00000000" w:rsidRPr="00000000" w14:paraId="0000000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vertAlign w:val="superscript"/>
          <w:rtl w:val="0"/>
        </w:rPr>
        <w:t xml:space="preserve">6</w:t>
      </w:r>
      <w:r w:rsidDel="00000000" w:rsidR="00000000" w:rsidRPr="00000000">
        <w:rPr>
          <w:color w:val="000000"/>
          <w:sz w:val="20"/>
          <w:szCs w:val="20"/>
          <w:rtl w:val="0"/>
        </w:rPr>
        <w:t xml:space="preserve">Balai Konservasi Sumber Daya Alam</w:t>
      </w:r>
    </w:p>
    <w:p w:rsidR="00000000" w:rsidDel="00000000" w:rsidP="00000000" w:rsidRDefault="00000000" w:rsidRPr="00000000" w14:paraId="0000000A">
      <w:pPr>
        <w:pStyle w:val="Heading1"/>
        <w:spacing w:after="0" w:lineRule="auto"/>
        <w:rPr/>
      </w:pPr>
      <w:sdt>
        <w:sdtPr>
          <w:tag w:val="goog_rdk_0"/>
        </w:sdtPr>
        <w:sdtContent>
          <w:commentRangeStart w:id="0"/>
        </w:sdtContent>
      </w:sdt>
      <w:r w:rsidDel="00000000" w:rsidR="00000000" w:rsidRPr="00000000">
        <w:rPr>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tl w:val="0"/>
        </w:rPr>
        <w:t xml:space="preserve">Introduction</w:t>
      </w:r>
    </w:p>
    <w:p w:rsidR="00000000" w:rsidDel="00000000" w:rsidP="00000000" w:rsidRDefault="00000000" w:rsidRPr="00000000" w14:paraId="0000000C">
      <w:pPr>
        <w:spacing w:after="0" w:lineRule="auto"/>
        <w:ind w:firstLine="720"/>
        <w:rPr/>
      </w:pPr>
      <w:r w:rsidDel="00000000" w:rsidR="00000000" w:rsidRPr="00000000">
        <w:rPr>
          <w:rtl w:val="0"/>
        </w:rPr>
        <w:t xml:space="preserve">Land use change is driving habitat loss and biodiversity declines globally, and the highest rates of these changes are in the tropics (Newbold et al. 2015). In addition, the tropics provide most of the supply for the global trade in wildlife for pets, consumption, and medical applications (Collar and Juniper 1992, Bennett et al. 2002, Alves et al. 2010, Alves and Alves 2011, Drury 2011, Fernandes-Ferreira et al. 2012, Nóbrega Alves et al. 2013, Bush et al. 2014, McNamara et al. 2016). The effect of this demand for tropical wildlife is intensified by the increased access to intact forest provided by land use change, and in particular, the </w:t>
      </w:r>
      <w:sdt>
        <w:sdtPr>
          <w:tag w:val="goog_rdk_1"/>
        </w:sdtPr>
        <w:sdtContent>
          <w:commentRangeStart w:id="1"/>
        </w:sdtContent>
      </w:sdt>
      <w:r w:rsidDel="00000000" w:rsidR="00000000" w:rsidRPr="00000000">
        <w:rPr>
          <w:rtl w:val="0"/>
        </w:rPr>
        <w:t xml:space="preserve">development of roads for extractive activities </w:t>
      </w:r>
      <w:commentRangeEnd w:id="1"/>
      <w:r w:rsidDel="00000000" w:rsidR="00000000" w:rsidRPr="00000000">
        <w:commentReference w:id="1"/>
      </w:r>
      <w:r w:rsidDel="00000000" w:rsidR="00000000" w:rsidRPr="00000000">
        <w:rPr>
          <w:rtl w:val="0"/>
        </w:rPr>
        <w:t xml:space="preserve">(i.e. logging and mining; Suárez et al. 2009, Harris et al. 2017, Symes et al. 2018).</w:t>
      </w:r>
    </w:p>
    <w:p w:rsidR="00000000" w:rsidDel="00000000" w:rsidP="00000000" w:rsidRDefault="00000000" w:rsidRPr="00000000" w14:paraId="0000000D">
      <w:pPr>
        <w:spacing w:after="0" w:lineRule="auto"/>
        <w:ind w:firstLine="720"/>
        <w:rPr/>
      </w:pPr>
      <w:r w:rsidDel="00000000" w:rsidR="00000000" w:rsidRPr="00000000">
        <w:rPr>
          <w:rtl w:val="0"/>
        </w:rPr>
        <w:t xml:space="preserve">Indonesia’s tropical forests are global biodiversity hotspots (Myers et al. 2000, Brooks et al. 2002).  Across the archipelago, anthropogenic pressures have led to extensive deforestation from agricultural expansion, logging, and fires (Achard 2002, Sodhi et al. 2004, Hansen et al. 2013, Margono et al. 2014, Abood et al. 2015), and combined with hunting, trapping, and the international wildlife trade (e.g. Pangolin and Helmeted Hornbill exported to East Asia), are major drivers of species endangerment and extinction (Nijman 2010, Nijman et al. 2012, Symes et al. 2018). T</w:t>
      </w:r>
      <w:sdt>
        <w:sdtPr>
          <w:tag w:val="goog_rdk_2"/>
        </w:sdtPr>
        <w:sdtContent>
          <w:commentRangeStart w:id="2"/>
        </w:sdtContent>
      </w:sdt>
      <w:r w:rsidDel="00000000" w:rsidR="00000000" w:rsidRPr="00000000">
        <w:rPr>
          <w:rtl w:val="0"/>
        </w:rPr>
        <w:t xml:space="preserve">hese global problems </w:t>
      </w:r>
      <w:commentRangeEnd w:id="2"/>
      <w:r w:rsidDel="00000000" w:rsidR="00000000" w:rsidRPr="00000000">
        <w:commentReference w:id="2"/>
      </w:r>
      <w:r w:rsidDel="00000000" w:rsidR="00000000" w:rsidRPr="00000000">
        <w:rPr>
          <w:rtl w:val="0"/>
        </w:rPr>
        <w:t xml:space="preserve">are intensified by a thriving domestic bird trade (Nijman 2010, Harris et al. 2017) encompassing thousands of species and millions of individuals (Jepson and Ladle 2005, Chng et al. 2015, 2016, 2018, Chng and Eaton 2016, Rentschlar et al. 2018). The caged bird trade and Indonesia’s rapid rate of deforestation have driven avian species declines, extirpations, and extinctions (Collar and Juniper 1992, Collar et al. 1994, Wright et al. 2001, Jepson and Ladle 2005, Harris et al. 2017, Bergin et al. 2017).</w:t>
      </w:r>
    </w:p>
    <w:p w:rsidR="00000000" w:rsidDel="00000000" w:rsidP="00000000" w:rsidRDefault="00000000" w:rsidRPr="00000000" w14:paraId="0000000E">
      <w:pPr>
        <w:spacing w:after="0" w:lineRule="auto"/>
        <w:rPr/>
      </w:pPr>
      <w:bookmarkStart w:colFirst="0" w:colLast="0" w:name="_heading=h.gjdgxs" w:id="0"/>
      <w:bookmarkEnd w:id="0"/>
      <w:r w:rsidDel="00000000" w:rsidR="00000000" w:rsidRPr="00000000">
        <w:rPr>
          <w:rtl w:val="0"/>
        </w:rPr>
        <w:tab/>
        <w:t xml:space="preserve">The majority of these declines have been documented on Java, which is the most densely populated island in the world, retains a tiny proportion of its historical forest, and is the cultural and demand center of the bird trade (Burivalova et al. 2017). Kalimantan (Indonesian Borneo) has experienced recent and accelerating deforestation, losing an estimated 15.4% of forest between 2000-2010 alone (Miettinen et al. 2011, 2012) to massive expansion of oil palm plantations and logging enterprises combined with recent, and often associated, forest fires (Curran 2004). Concurrently, Rentschlar et al. (2018) documented the unprecedented scale of the caged bird trade in Kalimantan, but to date we are unaware of any study quantifying the effects of trade on wild birds in Kalimantan. Sumatra has experienced similar changes to Kalimantan over a similar time period, and Harris et al. (2017) found that bird market price predicted the slope of decline for Sumatran forest birds, implicating the trade in their decline. Furthermore, they found that commercially valuable birds were absent from forest less than 5 km from a road. Given this information, and expert-derived suspected declines including species found in Bornean forests (Harris et al. 2015), it is likely that commercially valuable birds in Kalimantan are disappearing even from intact and protected forests.</w:t>
      </w:r>
    </w:p>
    <w:p w:rsidR="00000000" w:rsidDel="00000000" w:rsidP="00000000" w:rsidRDefault="00000000" w:rsidRPr="00000000" w14:paraId="0000000F">
      <w:pPr>
        <w:spacing w:after="0" w:lineRule="auto"/>
        <w:ind w:firstLine="720"/>
        <w:rPr/>
      </w:pPr>
      <w:sdt>
        <w:sdtPr>
          <w:tag w:val="goog_rdk_3"/>
        </w:sdtPr>
        <w:sdtContent>
          <w:commentRangeStart w:id="3"/>
        </w:sdtContent>
      </w:sdt>
      <w:r w:rsidDel="00000000" w:rsidR="00000000" w:rsidRPr="00000000">
        <w:rPr>
          <w:rtl w:val="0"/>
        </w:rPr>
        <w:t xml:space="preserve">If these declines are occurring, and especially if they are occurring in protected areas, birds under extreme demand in the Indonesian bird trade such as Grey-cheeked Bulbul and White-rumped Shama may quickly and quietly vanish in the manner of Straw-headed Bulbul (Lee et al. 2016, Bergin et al. 2017, Chiok et al. 2019). These and other songbird species provide crucial cultural services. In Indonesia, the domestic bird trade developed from Javanese cultural practices of keeping birds in homes. Jepson (2010) and Marshall et al. (2020) describe how bird keepers practice intensive husbandry of kept birds, enter them in song contests, teach them new song variants, and pay enormous prices for the most prized individuals. Furthermore, many forest bird species, especially colorful, large, and charismatic ones, play dominant roles in mythology, forest stewardship, and forest understanding for the Dayak and Ibon ethnic groups of Borneo (personal experience living with Dayak </w:t>
      </w:r>
      <w:sdt>
        <w:sdtPr>
          <w:tag w:val="goog_rdk_4"/>
        </w:sdtPr>
        <w:sdtContent>
          <w:commentRangeStart w:id="4"/>
        </w:sdtContent>
      </w:sdt>
      <w:sdt>
        <w:sdtPr>
          <w:tag w:val="goog_rdk_5"/>
        </w:sdtPr>
        <w:sdtContent>
          <w:commentRangeStart w:id="5"/>
        </w:sdtContent>
      </w:sdt>
      <w:r w:rsidDel="00000000" w:rsidR="00000000" w:rsidRPr="00000000">
        <w:rPr>
          <w:rtl w:val="0"/>
        </w:rPr>
        <w:t xml:space="preserve">people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This anecdote echoes findings from Costa Rica, where forest birds have been found to provide more cultural services than their agriculture-associated counterparts (Echeverri et al. 2020). Lastly, ecotourism could potentially provide an alternative to extractive uses of forest and increase the well-being of local people under the right conditions (Chung et al. 2018), but the loss of charismatic and rare bird species reduces the value of forests for bird-watchers, an increasingly important group of ecotourists (Puhakka et al. 2011).</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t xml:space="preserve">While it is clear that forest birds are trapped and sold in Kalimantan (Rentschlar et al. 2018), no study has yet documented community-level effects of trapping on wild bird communities in Kalimantan. To understand how strongly trapping is affecting the </w:t>
      </w:r>
      <w:sdt>
        <w:sdtPr>
          <w:tag w:val="goog_rdk_6"/>
        </w:sdtPr>
        <w:sdtContent>
          <w:commentRangeStart w:id="6"/>
        </w:sdtContent>
      </w:sdt>
      <w:r w:rsidDel="00000000" w:rsidR="00000000" w:rsidRPr="00000000">
        <w:rPr>
          <w:rtl w:val="0"/>
        </w:rPr>
        <w:t xml:space="preserve">distribution of commercially </w:t>
      </w:r>
      <w:commentRangeEnd w:id="6"/>
      <w:r w:rsidDel="00000000" w:rsidR="00000000" w:rsidRPr="00000000">
        <w:commentReference w:id="6"/>
      </w:r>
      <w:r w:rsidDel="00000000" w:rsidR="00000000" w:rsidRPr="00000000">
        <w:rPr>
          <w:rtl w:val="0"/>
        </w:rPr>
        <w:t xml:space="preserve">valuable species, we tested the hypothesis that that commercially valuable birds will be found further from roads than commercially non-valuable birds in Gunung Niyut Nature Reserve in West Kalimantan, Indonesia. We used a hierarchical community occupancy model to account for variation in detection and compared the effect of distance from roads and forest disturbance to account for edge effects. If increased distance to roads increases the probability that trapped species will occupy forest faster than the probability that non-trapped species will occupy forest, then it is clear that </w:t>
      </w:r>
    </w:p>
    <w:p w:rsidR="00000000" w:rsidDel="00000000" w:rsidP="00000000" w:rsidRDefault="00000000" w:rsidRPr="00000000" w14:paraId="00000011">
      <w:pPr>
        <w:pStyle w:val="Heading1"/>
        <w:rPr/>
      </w:pPr>
      <w:r w:rsidDel="00000000" w:rsidR="00000000" w:rsidRPr="00000000">
        <w:rPr>
          <w:rtl w:val="0"/>
        </w:rPr>
        <w:t xml:space="preserve">Methods</w:t>
      </w:r>
    </w:p>
    <w:p w:rsidR="00000000" w:rsidDel="00000000" w:rsidP="00000000" w:rsidRDefault="00000000" w:rsidRPr="00000000" w14:paraId="00000012">
      <w:pPr>
        <w:pStyle w:val="Heading2"/>
        <w:rPr/>
      </w:pPr>
      <w:r w:rsidDel="00000000" w:rsidR="00000000" w:rsidRPr="00000000">
        <w:rPr>
          <w:rtl w:val="0"/>
        </w:rPr>
        <w:t xml:space="preserve">Study area</w:t>
      </w:r>
    </w:p>
    <w:p w:rsidR="00000000" w:rsidDel="00000000" w:rsidP="00000000" w:rsidRDefault="00000000" w:rsidRPr="00000000" w14:paraId="00000013">
      <w:pPr>
        <w:spacing w:after="0" w:lineRule="auto"/>
        <w:rPr/>
      </w:pPr>
      <w:r w:rsidDel="00000000" w:rsidR="00000000" w:rsidRPr="00000000">
        <w:rPr>
          <w:rtl w:val="0"/>
        </w:rPr>
        <w:t xml:space="preserve">Cagar Alam Gunung Niyut is an isolated preserve in the northwest corner of West Kalimantan, Indonesia. Its 124,500 hectares protect an island of intact forest surrounded by agricultural land. Of particular interest are its ~20 square kilometers of intact lowland forest in Kabupaten Landak to the southeast. Little remains of West Kalimantan’s lowland primary forest, and this section has the potential to support threatened primary forest species, and in particular, songbird species valuable in the wild bird trade. We accessed this section through the border village Tauk (Fig. 1).</w:t>
      </w:r>
    </w:p>
    <w:p w:rsidR="00000000" w:rsidDel="00000000" w:rsidP="00000000" w:rsidRDefault="00000000" w:rsidRPr="00000000" w14:paraId="00000014">
      <w:pPr>
        <w:spacing w:after="0" w:lineRule="auto"/>
        <w:rPr/>
      </w:pPr>
      <w:r w:rsidDel="00000000" w:rsidR="00000000" w:rsidRPr="00000000">
        <w:rPr/>
        <w:drawing>
          <wp:inline distB="0" distT="0" distL="0" distR="0">
            <wp:extent cx="6056208" cy="4286186"/>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56208" cy="428618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Figure 1. Study sites in Cagar Alam Gunung Niyut, Kabupaten Landak. Blue circles correspond to point count locations, pink triangles correspond to our base camps, and red circles correspond to illegal activity detected (hunting, logging, or clear-cutting for agriculture). The pink line delineates the border of Gunung Niyut Nature Preserve, red fill indicates forest loss 2011-2015, green indicates primary forest, and white indicates nonforest.</w:t>
      </w:r>
    </w:p>
    <w:p w:rsidR="00000000" w:rsidDel="00000000" w:rsidP="00000000" w:rsidRDefault="00000000" w:rsidRPr="00000000" w14:paraId="00000016">
      <w:pPr>
        <w:pStyle w:val="Heading2"/>
        <w:rPr/>
      </w:pPr>
      <w:r w:rsidDel="00000000" w:rsidR="00000000" w:rsidRPr="00000000">
        <w:rPr>
          <w:rtl w:val="0"/>
        </w:rPr>
        <w:t xml:space="preserve">Point counts</w:t>
      </w:r>
    </w:p>
    <w:p w:rsidR="00000000" w:rsidDel="00000000" w:rsidP="00000000" w:rsidRDefault="00000000" w:rsidRPr="00000000" w14:paraId="00000017">
      <w:pPr>
        <w:rPr/>
      </w:pPr>
      <w:r w:rsidDel="00000000" w:rsidR="00000000" w:rsidRPr="00000000">
        <w:rPr>
          <w:rtl w:val="0"/>
        </w:rPr>
        <w:t xml:space="preserve">Two teams of three to four people, consisting of two trained observers, one local guide, and sometimes one accompanying government employee, conducted 10-minute 100 m radius point counts at points every 300 m along each of 14 transects, between 5:30 and 10am. These transects were spread in an approximately radial pattern around two base camps approximately 5 km apart, but isolated by topography. On average, each transect contained 8 points, for a total of 115 points. Almost all points were surveyed once a month from October 2017 to February 2018, for a total of five occasions per point, except for 12 points where one occasion was missed for logistical reasons. Our survey team was split into two teams that each surveyed half of the transects each month. At each point, the teams recorded the time, date, weather, and observer, then sat silently for 5 minutes before beginning to collect data. All point counts were digitally recorded. All detected individuals were recorded along with the detection method (visual or auditory) including individuals that could not be identified. For each unknown individual, time relative to the start of the point count was recorded. After data collection in the field, the primary recordist for each point count listened to the recording a second time to verify species identification and to identify calls that could not be identified in the field.</w:t>
      </w:r>
    </w:p>
    <w:p w:rsidR="00000000" w:rsidDel="00000000" w:rsidP="00000000" w:rsidRDefault="00000000" w:rsidRPr="00000000" w14:paraId="00000018">
      <w:pPr>
        <w:pStyle w:val="Heading2"/>
        <w:rPr/>
      </w:pPr>
      <w:r w:rsidDel="00000000" w:rsidR="00000000" w:rsidRPr="00000000">
        <w:rPr>
          <w:rtl w:val="0"/>
        </w:rPr>
        <w:t xml:space="preserve">Development of habitat covariates</w:t>
      </w:r>
    </w:p>
    <w:p w:rsidR="00000000" w:rsidDel="00000000" w:rsidP="00000000" w:rsidRDefault="00000000" w:rsidRPr="00000000" w14:paraId="00000019">
      <w:pPr>
        <w:spacing w:after="0" w:lineRule="auto"/>
        <w:rPr/>
      </w:pPr>
      <w:r w:rsidDel="00000000" w:rsidR="00000000" w:rsidRPr="00000000">
        <w:rPr>
          <w:rtl w:val="0"/>
        </w:rPr>
        <w:t xml:space="preserve">In May 2018, a team of three observers recorded percent water cover at each of the 115 point count locations. In addition, we utilized remotely sensed data and GIS to characterize forest structure and condition, topography, and measures of anthropogenic disturbance hypothesized to influence avian occupancy dynamics (Table 1).  Landsat 8 Surface Reflectance NDVI images were </w:t>
      </w:r>
      <w:sdt>
        <w:sdtPr>
          <w:tag w:val="goog_rdk_7"/>
        </w:sdtPr>
        <w:sdtContent>
          <w:r w:rsidDel="00000000" w:rsidR="00000000" w:rsidRPr="00000000">
            <w:rPr>
              <w:rtl w:val="0"/>
              <w:rPrChange w:author="Sarah Carroll" w:id="0" w:date="2020-11-03T16:29:28Z">
                <w:rPr/>
              </w:rPrChange>
            </w:rPr>
            <w:t xml:space="preserve">composited</w:t>
          </w:r>
        </w:sdtContent>
      </w:sdt>
      <w:r w:rsidDel="00000000" w:rsidR="00000000" w:rsidRPr="00000000">
        <w:rPr>
          <w:rtl w:val="0"/>
        </w:rPr>
        <w:t xml:space="preserve"> and cloud masked in Google Earth Engine for the study period (October 2017- February 2018) to produce mean NDVI values across the study area (Vermote et al. 2016, Gorelick et al. 2017). We calculated forest canopy disturbance metrics utilizing LandTrendr implemented in Google Earth Engine (Kennedy et al. 2018). LandTrendr is an algorithm that uses time series analysis of Landsat imagery to fit pixel-wise change trajectories of vegetation indices to identify and map forest canopy disturbance events (Lorenz et al. 2015, Cohen et al. 2018, Kennedy et al. 2018). We considered disturbance that occurred within the last ten years to be recent for primary tropical forest in Asia and so we calculated LandTrendr disturbance metrics for 2007-2017 (Canterbury et al. 2000, Cole et al. 2014). We hypothesized that species’ response to forest structure and condition may change with territory size, so these covariates were assessed at multiple spatial scales (Pearman 2002, Glisson et al. 2017). We calculated the average value of NDVI, forest height, proportion of disturbed canopy, and proportion of intact forest across buffers with radii of 100m, 500m, 1000m, and 1500m from each point count location (Glisson et al. 2017). </w:t>
      </w:r>
    </w:p>
    <w:p w:rsidR="00000000" w:rsidDel="00000000" w:rsidP="00000000" w:rsidRDefault="00000000" w:rsidRPr="00000000" w14:paraId="0000001A">
      <w:pPr>
        <w:spacing w:after="0" w:lineRule="auto"/>
        <w:ind w:firstLine="720"/>
        <w:rPr/>
      </w:pPr>
      <w:r w:rsidDel="00000000" w:rsidR="00000000" w:rsidRPr="00000000">
        <w:rPr>
          <w:rtl w:val="0"/>
        </w:rPr>
        <w:t xml:space="preserve">We calculated Euclidean distance to the nearest roads and other human disturbances including agricultural clearings, illegal logging areas, and dwellings/structures located during surveys. All spatial covariate data were processed and extracted for point count locations using ArcMap v10.6 (</w:t>
      </w:r>
      <w:r w:rsidDel="00000000" w:rsidR="00000000" w:rsidRPr="00000000">
        <w:rPr>
          <w:i w:val="1"/>
          <w:rtl w:val="0"/>
        </w:rPr>
        <w:t xml:space="preserve">ArcGIS</w:t>
      </w:r>
      <w:r w:rsidDel="00000000" w:rsidR="00000000" w:rsidRPr="00000000">
        <w:rPr>
          <w:rtl w:val="0"/>
        </w:rPr>
        <w:t xml:space="preserve"> 2004).  To determine which variables to include in our starting model set, we assessed collinearity of habitat variables using the lattice R package (Sarkar 2008). One variable out of each set of collinear variables were included in the starting model set for occupancy (Elbroch and Wittmer 2012). All covariates were scaled to 0-1 as recommended by (MacKenzie and Hines 2018).</w:t>
      </w:r>
    </w:p>
    <w:p w:rsidR="00000000" w:rsidDel="00000000" w:rsidP="00000000" w:rsidRDefault="00000000" w:rsidRPr="00000000" w14:paraId="0000001B">
      <w:pPr>
        <w:rPr/>
      </w:pPr>
      <w:r w:rsidDel="00000000" w:rsidR="00000000" w:rsidRPr="00000000">
        <w:rPr>
          <w:rtl w:val="0"/>
        </w:rPr>
        <w:t xml:space="preserve">Table 1. Habitat covariates developed for occupancy models. </w:t>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054"/>
        <w:gridCol w:w="1546"/>
        <w:gridCol w:w="2340"/>
        <w:gridCol w:w="1260"/>
        <w:gridCol w:w="2160"/>
        <w:tblGridChange w:id="0">
          <w:tblGrid>
            <w:gridCol w:w="2054"/>
            <w:gridCol w:w="1546"/>
            <w:gridCol w:w="2340"/>
            <w:gridCol w:w="1260"/>
            <w:gridCol w:w="2160"/>
          </w:tblGrid>
        </w:tblGridChange>
      </w:tblGrid>
      <w:tr>
        <w:tc>
          <w:tcPr>
            <w:vAlign w:val="center"/>
          </w:tcPr>
          <w:p w:rsidR="00000000" w:rsidDel="00000000" w:rsidP="00000000" w:rsidRDefault="00000000" w:rsidRPr="00000000" w14:paraId="0000001C">
            <w:pPr>
              <w:spacing w:after="0" w:lineRule="auto"/>
              <w:rPr>
                <w:b w:val="0"/>
                <w:sz w:val="20"/>
                <w:szCs w:val="20"/>
              </w:rPr>
            </w:pPr>
            <w:r w:rsidDel="00000000" w:rsidR="00000000" w:rsidRPr="00000000">
              <w:rPr>
                <w:sz w:val="20"/>
                <w:szCs w:val="20"/>
                <w:rtl w:val="0"/>
              </w:rPr>
              <w:t xml:space="preserve">Habitat </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Covariate</w:t>
            </w:r>
          </w:p>
        </w:tc>
        <w:tc>
          <w:tcPr>
            <w:vAlign w:val="center"/>
          </w:tcPr>
          <w:p w:rsidR="00000000" w:rsidDel="00000000" w:rsidP="00000000" w:rsidRDefault="00000000" w:rsidRPr="00000000" w14:paraId="0000001E">
            <w:pPr>
              <w:spacing w:after="0" w:lineRule="auto"/>
              <w:rPr>
                <w:sz w:val="20"/>
                <w:szCs w:val="20"/>
              </w:rPr>
            </w:pPr>
            <w:r w:rsidDel="00000000" w:rsidR="00000000" w:rsidRPr="00000000">
              <w:rPr>
                <w:sz w:val="20"/>
                <w:szCs w:val="20"/>
                <w:rtl w:val="0"/>
              </w:rPr>
              <w:t xml:space="preserve">H</w:t>
            </w:r>
            <w:sdt>
              <w:sdtPr>
                <w:tag w:val="goog_rdk_8"/>
              </w:sdtPr>
              <w:sdtContent>
                <w:commentRangeStart w:id="7"/>
              </w:sdtContent>
            </w:sdt>
            <w:r w:rsidDel="00000000" w:rsidR="00000000" w:rsidRPr="00000000">
              <w:rPr>
                <w:sz w:val="20"/>
                <w:szCs w:val="20"/>
                <w:rtl w:val="0"/>
              </w:rPr>
              <w:t xml:space="preserve">ypothesized</w:t>
            </w:r>
          </w:p>
          <w:p w:rsidR="00000000" w:rsidDel="00000000" w:rsidP="00000000" w:rsidRDefault="00000000" w:rsidRPr="00000000" w14:paraId="0000001F">
            <w:pPr>
              <w:rPr>
                <w:b w:val="0"/>
                <w:sz w:val="20"/>
                <w:szCs w:val="20"/>
              </w:rPr>
            </w:pPr>
            <w:r w:rsidDel="00000000" w:rsidR="00000000" w:rsidRPr="00000000">
              <w:rPr>
                <w:sz w:val="20"/>
                <w:szCs w:val="20"/>
                <w:rtl w:val="0"/>
              </w:rPr>
              <w:t xml:space="preserve">Effect</w:t>
            </w:r>
            <w:commentRangeEnd w:id="7"/>
            <w:r w:rsidDel="00000000" w:rsidR="00000000" w:rsidRPr="00000000">
              <w:commentReference w:id="7"/>
            </w:r>
            <w:r w:rsidDel="00000000" w:rsidR="00000000" w:rsidRPr="00000000">
              <w:rPr>
                <w:rtl w:val="0"/>
              </w:rPr>
            </w:r>
          </w:p>
        </w:tc>
        <w:tc>
          <w:tcPr>
            <w:vAlign w:val="center"/>
          </w:tcPr>
          <w:p w:rsidR="00000000" w:rsidDel="00000000" w:rsidP="00000000" w:rsidRDefault="00000000" w:rsidRPr="00000000" w14:paraId="00000020">
            <w:pPr>
              <w:spacing w:after="0" w:lineRule="auto"/>
              <w:rPr>
                <w:b w:val="0"/>
                <w:sz w:val="20"/>
                <w:szCs w:val="20"/>
              </w:rPr>
            </w:pPr>
            <w:r w:rsidDel="00000000" w:rsidR="00000000" w:rsidRPr="00000000">
              <w:rPr>
                <w:sz w:val="20"/>
                <w:szCs w:val="20"/>
                <w:rtl w:val="0"/>
              </w:rPr>
              <w:t xml:space="preserve">Data Product </w:t>
            </w:r>
            <w:r w:rsidDel="00000000" w:rsidR="00000000" w:rsidRPr="00000000">
              <w:rPr>
                <w:rtl w:val="0"/>
              </w:rPr>
            </w:r>
          </w:p>
          <w:p w:rsidR="00000000" w:rsidDel="00000000" w:rsidP="00000000" w:rsidRDefault="00000000" w:rsidRPr="00000000" w14:paraId="00000021">
            <w:pPr>
              <w:spacing w:after="0" w:lineRule="auto"/>
              <w:rPr>
                <w:b w:val="0"/>
                <w:sz w:val="20"/>
                <w:szCs w:val="20"/>
              </w:rPr>
            </w:pPr>
            <w:r w:rsidDel="00000000" w:rsidR="00000000" w:rsidRPr="00000000">
              <w:rPr>
                <w:sz w:val="20"/>
                <w:szCs w:val="20"/>
                <w:rtl w:val="0"/>
              </w:rPr>
              <w:t xml:space="preserve">Satellite</w:t>
            </w:r>
            <w:r w:rsidDel="00000000" w:rsidR="00000000" w:rsidRPr="00000000">
              <w:rPr>
                <w:b w:val="0"/>
                <w:sz w:val="20"/>
                <w:szCs w:val="20"/>
                <w:rtl w:val="0"/>
              </w:rPr>
              <w:t xml:space="preserve"> </w:t>
            </w:r>
            <w:r w:rsidDel="00000000" w:rsidR="00000000" w:rsidRPr="00000000">
              <w:rPr>
                <w:sz w:val="20"/>
                <w:szCs w:val="20"/>
                <w:rtl w:val="0"/>
              </w:rPr>
              <w:t xml:space="preserve">and Sensor</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tc>
        <w:tc>
          <w:tcPr>
            <w:vAlign w:val="center"/>
          </w:tcPr>
          <w:p w:rsidR="00000000" w:rsidDel="00000000" w:rsidP="00000000" w:rsidRDefault="00000000" w:rsidRPr="00000000" w14:paraId="00000023">
            <w:pPr>
              <w:rPr>
                <w:b w:val="0"/>
                <w:sz w:val="20"/>
                <w:szCs w:val="20"/>
              </w:rPr>
            </w:pPr>
            <w:r w:rsidDel="00000000" w:rsidR="00000000" w:rsidRPr="00000000">
              <w:rPr>
                <w:sz w:val="20"/>
                <w:szCs w:val="20"/>
                <w:rtl w:val="0"/>
              </w:rPr>
              <w:t xml:space="preserve">Spatial     Resolution</w:t>
            </w:r>
            <w:r w:rsidDel="00000000" w:rsidR="00000000" w:rsidRPr="00000000">
              <w:rPr>
                <w:rtl w:val="0"/>
              </w:rPr>
            </w:r>
          </w:p>
        </w:tc>
        <w:tc>
          <w:tcPr>
            <w:vAlign w:val="center"/>
          </w:tcPr>
          <w:p w:rsidR="00000000" w:rsidDel="00000000" w:rsidP="00000000" w:rsidRDefault="00000000" w:rsidRPr="00000000" w14:paraId="00000024">
            <w:pPr>
              <w:rPr>
                <w:sz w:val="20"/>
                <w:szCs w:val="20"/>
              </w:rPr>
            </w:pPr>
            <w:sdt>
              <w:sdtPr>
                <w:tag w:val="goog_rdk_10"/>
              </w:sdtPr>
              <w:sdtContent>
                <w:ins w:author="Sarah Carroll" w:id="1" w:date="2020-11-06T17:43:50Z"/>
                <w:sdt>
                  <w:sdtPr>
                    <w:tag w:val="goog_rdk_11"/>
                  </w:sdtPr>
                  <w:sdtContent>
                    <w:commentRangeStart w:id="8"/>
                  </w:sdtContent>
                </w:sdt>
                <w:ins w:author="Sarah Carroll" w:id="1" w:date="2020-11-06T17:43:50Z">
                  <w:r w:rsidDel="00000000" w:rsidR="00000000" w:rsidRPr="00000000">
                    <w:rPr>
                      <w:b w:val="0"/>
                      <w:sz w:val="20"/>
                      <w:szCs w:val="20"/>
                      <w:rtl w:val="0"/>
                    </w:rPr>
                    <w:t xml:space="preserve">Data </w:t>
                  </w:r>
                </w:ins>
              </w:sdtContent>
            </w:sdt>
            <w:commentRangeEnd w:id="8"/>
            <w:r w:rsidDel="00000000" w:rsidR="00000000" w:rsidRPr="00000000">
              <w:commentReference w:id="8"/>
            </w:r>
            <w:r w:rsidDel="00000000" w:rsidR="00000000" w:rsidRPr="00000000">
              <w:rPr>
                <w:sz w:val="20"/>
                <w:szCs w:val="20"/>
                <w:rtl w:val="0"/>
              </w:rPr>
              <w:t xml:space="preserve">Sources</w:t>
            </w:r>
          </w:p>
        </w:tc>
      </w:tr>
      <w:tr>
        <w:tc>
          <w:tcPr>
            <w:vAlign w:val="center"/>
          </w:tcPr>
          <w:p w:rsidR="00000000" w:rsidDel="00000000" w:rsidP="00000000" w:rsidRDefault="00000000" w:rsidRPr="00000000" w14:paraId="00000025">
            <w:pPr>
              <w:rPr>
                <w:b w:val="0"/>
                <w:sz w:val="20"/>
                <w:szCs w:val="20"/>
              </w:rPr>
            </w:pPr>
            <w:r w:rsidDel="00000000" w:rsidR="00000000" w:rsidRPr="00000000">
              <w:rPr>
                <w:b w:val="0"/>
                <w:sz w:val="20"/>
                <w:szCs w:val="20"/>
                <w:rtl w:val="0"/>
              </w:rPr>
              <w:t xml:space="preserve">Normalized Difference Vegetation Index (NDVI)</w:t>
            </w:r>
          </w:p>
        </w:tc>
        <w:tc>
          <w:tcPr/>
          <w:p w:rsidR="00000000" w:rsidDel="00000000" w:rsidP="00000000" w:rsidRDefault="00000000" w:rsidRPr="00000000" w14:paraId="00000026">
            <w:pPr>
              <w:rPr>
                <w:sz w:val="20"/>
                <w:szCs w:val="20"/>
              </w:rPr>
            </w:pPr>
            <w:r w:rsidDel="00000000" w:rsidR="00000000" w:rsidRPr="00000000">
              <w:rPr>
                <w:sz w:val="20"/>
                <w:szCs w:val="20"/>
                <w:rtl w:val="0"/>
              </w:rPr>
              <w:t xml:space="preserve"> </w:t>
            </w:r>
          </w:p>
        </w:tc>
        <w:tc>
          <w:tcPr/>
          <w:p w:rsidR="00000000" w:rsidDel="00000000" w:rsidP="00000000" w:rsidRDefault="00000000" w:rsidRPr="00000000" w14:paraId="00000027">
            <w:pPr>
              <w:spacing w:after="0" w:lineRule="auto"/>
              <w:rPr>
                <w:sz w:val="20"/>
                <w:szCs w:val="20"/>
              </w:rPr>
            </w:pPr>
            <w:r w:rsidDel="00000000" w:rsidR="00000000" w:rsidRPr="00000000">
              <w:rPr>
                <w:sz w:val="20"/>
                <w:szCs w:val="20"/>
                <w:rtl w:val="0"/>
              </w:rPr>
              <w:t xml:space="preserve">Landsat 8 Surface Reflectance OLI/TIRS</w:t>
            </w:r>
          </w:p>
          <w:p w:rsidR="00000000" w:rsidDel="00000000" w:rsidP="00000000" w:rsidRDefault="00000000" w:rsidRPr="00000000" w14:paraId="00000028">
            <w:pPr>
              <w:rPr>
                <w:sz w:val="20"/>
                <w:szCs w:val="20"/>
              </w:rPr>
            </w:pPr>
            <w:r w:rsidDel="00000000" w:rsidR="00000000" w:rsidRPr="00000000">
              <w:rPr>
                <w:rtl w:val="0"/>
              </w:rPr>
            </w:r>
          </w:p>
        </w:tc>
        <w:tc>
          <w:tcPr>
            <w:vAlign w:val="center"/>
          </w:tcPr>
          <w:p w:rsidR="00000000" w:rsidDel="00000000" w:rsidP="00000000" w:rsidRDefault="00000000" w:rsidRPr="00000000" w14:paraId="00000029">
            <w:pPr>
              <w:jc w:val="center"/>
              <w:rPr>
                <w:b w:val="1"/>
                <w:sz w:val="20"/>
                <w:szCs w:val="20"/>
              </w:rPr>
            </w:pPr>
            <w:r w:rsidDel="00000000" w:rsidR="00000000" w:rsidRPr="00000000">
              <w:rPr>
                <w:sz w:val="20"/>
                <w:szCs w:val="20"/>
                <w:rtl w:val="0"/>
              </w:rPr>
              <w:t xml:space="preserve">30m</w:t>
            </w:r>
            <w:r w:rsidDel="00000000" w:rsidR="00000000" w:rsidRPr="00000000">
              <w:rPr>
                <w:rtl w:val="0"/>
              </w:rPr>
            </w:r>
          </w:p>
        </w:tc>
        <w:tc>
          <w:tcPr>
            <w:vAlign w:val="center"/>
          </w:tcPr>
          <w:p w:rsidR="00000000" w:rsidDel="00000000" w:rsidP="00000000" w:rsidRDefault="00000000" w:rsidRPr="00000000" w14:paraId="0000002A">
            <w:pPr>
              <w:rPr>
                <w:sz w:val="20"/>
                <w:szCs w:val="20"/>
              </w:rPr>
            </w:pPr>
            <w:r w:rsidDel="00000000" w:rsidR="00000000" w:rsidRPr="00000000">
              <w:rPr>
                <w:sz w:val="20"/>
                <w:szCs w:val="20"/>
                <w:rtl w:val="0"/>
              </w:rPr>
              <w:t xml:space="preserve">Vermote et al. 2016, Gorelick et al. 2017</w:t>
            </w:r>
          </w:p>
        </w:tc>
      </w:tr>
      <w:tr>
        <w:tc>
          <w:tcPr>
            <w:vAlign w:val="center"/>
          </w:tcPr>
          <w:p w:rsidR="00000000" w:rsidDel="00000000" w:rsidP="00000000" w:rsidRDefault="00000000" w:rsidRPr="00000000" w14:paraId="0000002B">
            <w:pPr>
              <w:spacing w:after="0" w:lineRule="auto"/>
              <w:rPr>
                <w:sz w:val="20"/>
                <w:szCs w:val="20"/>
              </w:rPr>
            </w:pPr>
            <w:r w:rsidDel="00000000" w:rsidR="00000000" w:rsidRPr="00000000">
              <w:rPr>
                <w:b w:val="0"/>
                <w:sz w:val="20"/>
                <w:szCs w:val="20"/>
                <w:rtl w:val="0"/>
              </w:rPr>
              <w:t xml:space="preserve">Elevation, slope,</w:t>
            </w:r>
            <w:r w:rsidDel="00000000" w:rsidR="00000000" w:rsidRPr="00000000">
              <w:rPr>
                <w:rtl w:val="0"/>
              </w:rPr>
            </w:r>
          </w:p>
          <w:p w:rsidR="00000000" w:rsidDel="00000000" w:rsidP="00000000" w:rsidRDefault="00000000" w:rsidRPr="00000000" w14:paraId="0000002C">
            <w:pPr>
              <w:rPr>
                <w:b w:val="0"/>
                <w:sz w:val="20"/>
                <w:szCs w:val="20"/>
              </w:rPr>
            </w:pPr>
            <w:r w:rsidDel="00000000" w:rsidR="00000000" w:rsidRPr="00000000">
              <w:rPr>
                <w:b w:val="0"/>
                <w:sz w:val="20"/>
                <w:szCs w:val="20"/>
                <w:rtl w:val="0"/>
              </w:rPr>
              <w:t xml:space="preserve"> and aspect</w:t>
            </w:r>
          </w:p>
        </w:tc>
        <w:tc>
          <w:tcPr/>
          <w:p w:rsidR="00000000" w:rsidDel="00000000" w:rsidP="00000000" w:rsidRDefault="00000000" w:rsidRPr="00000000" w14:paraId="0000002D">
            <w:pPr>
              <w:rPr>
                <w:sz w:val="20"/>
                <w:szCs w:val="20"/>
              </w:rPr>
            </w:pPr>
            <w:r w:rsidDel="00000000" w:rsidR="00000000" w:rsidRPr="00000000">
              <w:rPr>
                <w:rtl w:val="0"/>
              </w:rPr>
            </w:r>
          </w:p>
        </w:tc>
        <w:tc>
          <w:tcPr/>
          <w:p w:rsidR="00000000" w:rsidDel="00000000" w:rsidP="00000000" w:rsidRDefault="00000000" w:rsidRPr="00000000" w14:paraId="0000002E">
            <w:pPr>
              <w:rPr>
                <w:sz w:val="20"/>
                <w:szCs w:val="20"/>
              </w:rPr>
            </w:pPr>
            <w:r w:rsidDel="00000000" w:rsidR="00000000" w:rsidRPr="00000000">
              <w:rPr>
                <w:sz w:val="20"/>
                <w:szCs w:val="20"/>
                <w:rtl w:val="0"/>
              </w:rPr>
              <w:t xml:space="preserve">ASTER Global Digital Elevation Model V002</w:t>
            </w:r>
          </w:p>
        </w:tc>
        <w:tc>
          <w:tcPr>
            <w:vAlign w:val="center"/>
          </w:tcPr>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30m</w:t>
            </w:r>
          </w:p>
        </w:tc>
        <w:tc>
          <w:tcPr>
            <w:vAlign w:val="center"/>
          </w:tcPr>
          <w:p w:rsidR="00000000" w:rsidDel="00000000" w:rsidP="00000000" w:rsidRDefault="00000000" w:rsidRPr="00000000" w14:paraId="00000030">
            <w:pPr>
              <w:rPr>
                <w:sz w:val="20"/>
                <w:szCs w:val="20"/>
              </w:rPr>
            </w:pPr>
            <w:r w:rsidDel="00000000" w:rsidR="00000000" w:rsidRPr="00000000">
              <w:rPr>
                <w:sz w:val="20"/>
                <w:szCs w:val="20"/>
                <w:rtl w:val="0"/>
              </w:rPr>
              <w:t xml:space="preserve">NASA LP DAAC 2011 </w:t>
            </w:r>
          </w:p>
        </w:tc>
      </w:tr>
      <w:tr>
        <w:tc>
          <w:tcPr>
            <w:vAlign w:val="center"/>
          </w:tcPr>
          <w:p w:rsidR="00000000" w:rsidDel="00000000" w:rsidP="00000000" w:rsidRDefault="00000000" w:rsidRPr="00000000" w14:paraId="00000031">
            <w:pPr>
              <w:spacing w:after="0" w:lineRule="auto"/>
              <w:rPr>
                <w:sz w:val="20"/>
                <w:szCs w:val="20"/>
              </w:rPr>
            </w:pPr>
            <w:r w:rsidDel="00000000" w:rsidR="00000000" w:rsidRPr="00000000">
              <w:rPr>
                <w:b w:val="0"/>
                <w:sz w:val="20"/>
                <w:szCs w:val="20"/>
                <w:rtl w:val="0"/>
              </w:rPr>
              <w:t xml:space="preserve">Forest canopy height </w:t>
            </w:r>
            <w:r w:rsidDel="00000000" w:rsidR="00000000" w:rsidRPr="00000000">
              <w:rPr>
                <w:rtl w:val="0"/>
              </w:rPr>
            </w:r>
          </w:p>
          <w:p w:rsidR="00000000" w:rsidDel="00000000" w:rsidP="00000000" w:rsidRDefault="00000000" w:rsidRPr="00000000" w14:paraId="00000032">
            <w:pPr>
              <w:rPr>
                <w:b w:val="0"/>
                <w:sz w:val="20"/>
                <w:szCs w:val="20"/>
              </w:rPr>
            </w:pPr>
            <w:r w:rsidDel="00000000" w:rsidR="00000000" w:rsidRPr="00000000">
              <w:rPr>
                <w:b w:val="0"/>
                <w:sz w:val="20"/>
                <w:szCs w:val="20"/>
                <w:rtl w:val="0"/>
              </w:rPr>
              <w:t xml:space="preserve">( canopy cover &gt; 5m)</w:t>
            </w:r>
          </w:p>
        </w:tc>
        <w:tc>
          <w:tcPr/>
          <w:p w:rsidR="00000000" w:rsidDel="00000000" w:rsidP="00000000" w:rsidRDefault="00000000" w:rsidRPr="00000000" w14:paraId="00000033">
            <w:pPr>
              <w:rPr>
                <w:sz w:val="20"/>
                <w:szCs w:val="20"/>
              </w:rPr>
            </w:pPr>
            <w:r w:rsidDel="00000000" w:rsidR="00000000" w:rsidRPr="00000000">
              <w:rPr>
                <w:rtl w:val="0"/>
              </w:rPr>
            </w:r>
          </w:p>
        </w:tc>
        <w:tc>
          <w:tcPr/>
          <w:p w:rsidR="00000000" w:rsidDel="00000000" w:rsidP="00000000" w:rsidRDefault="00000000" w:rsidRPr="00000000" w14:paraId="00000034">
            <w:pPr>
              <w:rPr>
                <w:sz w:val="20"/>
                <w:szCs w:val="20"/>
              </w:rPr>
            </w:pPr>
            <w:r w:rsidDel="00000000" w:rsidR="00000000" w:rsidRPr="00000000">
              <w:rPr>
                <w:sz w:val="20"/>
                <w:szCs w:val="20"/>
                <w:rtl w:val="0"/>
              </w:rPr>
              <w:t xml:space="preserve">Forest Canopy Height Map; derived from Geoscience Laser Altimeter System (GLAS) LiDAR</w:t>
            </w:r>
          </w:p>
        </w:tc>
        <w:tc>
          <w:tcPr>
            <w:vAlign w:val="center"/>
          </w:tcPr>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1000m</w:t>
            </w:r>
          </w:p>
        </w:tc>
        <w:tc>
          <w:tcPr>
            <w:vAlign w:val="center"/>
          </w:tcPr>
          <w:p w:rsidR="00000000" w:rsidDel="00000000" w:rsidP="00000000" w:rsidRDefault="00000000" w:rsidRPr="00000000" w14:paraId="00000036">
            <w:pPr>
              <w:rPr>
                <w:sz w:val="20"/>
                <w:szCs w:val="20"/>
              </w:rPr>
            </w:pPr>
            <w:r w:rsidDel="00000000" w:rsidR="00000000" w:rsidRPr="00000000">
              <w:rPr>
                <w:sz w:val="20"/>
                <w:szCs w:val="20"/>
                <w:rtl w:val="0"/>
              </w:rPr>
              <w:t xml:space="preserve">Simard et al. 2011</w:t>
            </w:r>
          </w:p>
        </w:tc>
      </w:tr>
      <w:tr>
        <w:tc>
          <w:tcPr>
            <w:vAlign w:val="center"/>
          </w:tcPr>
          <w:p w:rsidR="00000000" w:rsidDel="00000000" w:rsidP="00000000" w:rsidRDefault="00000000" w:rsidRPr="00000000" w14:paraId="00000037">
            <w:pPr>
              <w:rPr>
                <w:b w:val="0"/>
                <w:sz w:val="20"/>
                <w:szCs w:val="20"/>
              </w:rPr>
            </w:pPr>
            <w:r w:rsidDel="00000000" w:rsidR="00000000" w:rsidRPr="00000000">
              <w:rPr>
                <w:b w:val="0"/>
                <w:sz w:val="20"/>
                <w:szCs w:val="20"/>
                <w:rtl w:val="0"/>
              </w:rPr>
              <w:t xml:space="preserve">Proportion of canopy recently disturbed (2007-2017)</w:t>
            </w:r>
          </w:p>
        </w:tc>
        <w:tc>
          <w:tcPr/>
          <w:p w:rsidR="00000000" w:rsidDel="00000000" w:rsidP="00000000" w:rsidRDefault="00000000" w:rsidRPr="00000000" w14:paraId="00000038">
            <w:pPr>
              <w:rPr>
                <w:sz w:val="20"/>
                <w:szCs w:val="20"/>
              </w:rPr>
            </w:pPr>
            <w:r w:rsidDel="00000000" w:rsidR="00000000" w:rsidRPr="00000000">
              <w:rPr>
                <w:sz w:val="20"/>
                <w:szCs w:val="20"/>
                <w:rtl w:val="0"/>
              </w:rPr>
              <w:t xml:space="preserve">Species specific response to disturbance levels </w:t>
            </w:r>
          </w:p>
        </w:tc>
        <w:tc>
          <w:tcPr/>
          <w:p w:rsidR="00000000" w:rsidDel="00000000" w:rsidP="00000000" w:rsidRDefault="00000000" w:rsidRPr="00000000" w14:paraId="00000039">
            <w:pPr>
              <w:rPr>
                <w:sz w:val="20"/>
                <w:szCs w:val="20"/>
              </w:rPr>
            </w:pPr>
            <w:r w:rsidDel="00000000" w:rsidR="00000000" w:rsidRPr="00000000">
              <w:rPr>
                <w:sz w:val="20"/>
                <w:szCs w:val="20"/>
                <w:rtl w:val="0"/>
              </w:rPr>
              <w:t xml:space="preserve"> LandTrendr disturbance metrics: Landsat 7 TM &amp; Landsat 8 OLI/TIRS TOA b  </w:t>
            </w:r>
          </w:p>
        </w:tc>
        <w:tc>
          <w:tcPr>
            <w:vAlign w:val="center"/>
          </w:tcPr>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30m</w:t>
            </w:r>
          </w:p>
        </w:tc>
        <w:tc>
          <w:tcPr>
            <w:vAlign w:val="center"/>
          </w:tcPr>
          <w:p w:rsidR="00000000" w:rsidDel="00000000" w:rsidP="00000000" w:rsidRDefault="00000000" w:rsidRPr="00000000" w14:paraId="0000003B">
            <w:pPr>
              <w:rPr>
                <w:sz w:val="20"/>
                <w:szCs w:val="20"/>
              </w:rPr>
            </w:pPr>
            <w:r w:rsidDel="00000000" w:rsidR="00000000" w:rsidRPr="00000000">
              <w:rPr>
                <w:sz w:val="20"/>
                <w:szCs w:val="20"/>
                <w:highlight w:val="yellow"/>
                <w:rtl w:val="0"/>
              </w:rPr>
              <w:t xml:space="preserve">Kennedy et al. 2010</w:t>
            </w:r>
            <w:r w:rsidDel="00000000" w:rsidR="00000000" w:rsidRPr="00000000">
              <w:rPr>
                <w:sz w:val="20"/>
                <w:szCs w:val="20"/>
                <w:rtl w:val="0"/>
              </w:rPr>
              <w:t xml:space="preserve">; Kennedy et al. 2018</w:t>
            </w:r>
          </w:p>
        </w:tc>
      </w:tr>
      <w:tr>
        <w:tc>
          <w:tcPr>
            <w:vAlign w:val="center"/>
          </w:tcPr>
          <w:p w:rsidR="00000000" w:rsidDel="00000000" w:rsidP="00000000" w:rsidRDefault="00000000" w:rsidRPr="00000000" w14:paraId="0000003C">
            <w:pPr>
              <w:rPr>
                <w:b w:val="0"/>
                <w:sz w:val="20"/>
                <w:szCs w:val="20"/>
              </w:rPr>
            </w:pPr>
            <w:r w:rsidDel="00000000" w:rsidR="00000000" w:rsidRPr="00000000">
              <w:rPr>
                <w:b w:val="0"/>
                <w:sz w:val="20"/>
                <w:szCs w:val="20"/>
                <w:rtl w:val="0"/>
              </w:rPr>
              <w:t xml:space="preserve">Proportion of intact forest in 2016</w:t>
            </w:r>
          </w:p>
        </w:tc>
        <w:tc>
          <w:tcPr/>
          <w:p w:rsidR="00000000" w:rsidDel="00000000" w:rsidP="00000000" w:rsidRDefault="00000000" w:rsidRPr="00000000" w14:paraId="0000003D">
            <w:pPr>
              <w:rPr>
                <w:sz w:val="20"/>
                <w:szCs w:val="20"/>
              </w:rPr>
            </w:pPr>
            <w:r w:rsidDel="00000000" w:rsidR="00000000" w:rsidRPr="00000000">
              <w:rPr>
                <w:rtl w:val="0"/>
              </w:rPr>
            </w:r>
          </w:p>
        </w:tc>
        <w:tc>
          <w:tcPr/>
          <w:p w:rsidR="00000000" w:rsidDel="00000000" w:rsidP="00000000" w:rsidRDefault="00000000" w:rsidRPr="00000000" w14:paraId="0000003E">
            <w:pPr>
              <w:rPr>
                <w:sz w:val="20"/>
                <w:szCs w:val="20"/>
              </w:rPr>
            </w:pPr>
            <w:r w:rsidDel="00000000" w:rsidR="00000000" w:rsidRPr="00000000">
              <w:rPr>
                <w:sz w:val="20"/>
                <w:szCs w:val="20"/>
                <w:rtl w:val="0"/>
              </w:rPr>
              <w:t xml:space="preserve">REG Borneo Forest Cover 2016; derived from Landsat 5,7, &amp; 8</w:t>
            </w:r>
          </w:p>
        </w:tc>
        <w:tc>
          <w:tcPr>
            <w:vAlign w:val="center"/>
          </w:tcPr>
          <w:p w:rsidR="00000000" w:rsidDel="00000000" w:rsidP="00000000" w:rsidRDefault="00000000" w:rsidRPr="00000000" w14:paraId="0000003F">
            <w:pPr>
              <w:jc w:val="center"/>
              <w:rPr>
                <w:sz w:val="20"/>
                <w:szCs w:val="20"/>
              </w:rPr>
            </w:pPr>
            <w:r w:rsidDel="00000000" w:rsidR="00000000" w:rsidRPr="00000000">
              <w:rPr>
                <w:sz w:val="20"/>
                <w:szCs w:val="20"/>
                <w:rtl w:val="0"/>
              </w:rPr>
              <w:t xml:space="preserve">30m</w:t>
            </w:r>
          </w:p>
        </w:tc>
        <w:tc>
          <w:tcPr>
            <w:vAlign w:val="center"/>
          </w:tcPr>
          <w:p w:rsidR="00000000" w:rsidDel="00000000" w:rsidP="00000000" w:rsidRDefault="00000000" w:rsidRPr="00000000" w14:paraId="00000040">
            <w:pPr>
              <w:rPr>
                <w:sz w:val="20"/>
                <w:szCs w:val="20"/>
              </w:rPr>
            </w:pPr>
            <w:r w:rsidDel="00000000" w:rsidR="00000000" w:rsidRPr="00000000">
              <w:rPr>
                <w:sz w:val="20"/>
                <w:szCs w:val="20"/>
                <w:rtl w:val="0"/>
              </w:rPr>
              <w:t xml:space="preserve">Gaveau 2017</w:t>
            </w:r>
          </w:p>
        </w:tc>
      </w:tr>
      <w:tr>
        <w:tc>
          <w:tcPr>
            <w:vAlign w:val="center"/>
          </w:tcPr>
          <w:p w:rsidR="00000000" w:rsidDel="00000000" w:rsidP="00000000" w:rsidRDefault="00000000" w:rsidRPr="00000000" w14:paraId="00000041">
            <w:pPr>
              <w:rPr>
                <w:b w:val="0"/>
                <w:sz w:val="20"/>
                <w:szCs w:val="20"/>
              </w:rPr>
            </w:pPr>
            <w:r w:rsidDel="00000000" w:rsidR="00000000" w:rsidRPr="00000000">
              <w:rPr>
                <w:b w:val="0"/>
                <w:sz w:val="20"/>
                <w:szCs w:val="20"/>
                <w:rtl w:val="0"/>
              </w:rPr>
              <w:t xml:space="preserve">Distance to roads</w:t>
            </w:r>
          </w:p>
        </w:tc>
        <w:tc>
          <w:tcPr/>
          <w:p w:rsidR="00000000" w:rsidDel="00000000" w:rsidP="00000000" w:rsidRDefault="00000000" w:rsidRPr="00000000" w14:paraId="00000042">
            <w:pPr>
              <w:rPr>
                <w:sz w:val="20"/>
                <w:szCs w:val="20"/>
              </w:rPr>
            </w:pPr>
            <w:r w:rsidDel="00000000" w:rsidR="00000000" w:rsidRPr="00000000">
              <w:rPr>
                <w:rtl w:val="0"/>
              </w:rPr>
            </w:r>
          </w:p>
        </w:tc>
        <w:tc>
          <w:tcPr/>
          <w:p w:rsidR="00000000" w:rsidDel="00000000" w:rsidP="00000000" w:rsidRDefault="00000000" w:rsidRPr="00000000" w14:paraId="00000043">
            <w:pPr>
              <w:rPr>
                <w:sz w:val="20"/>
                <w:szCs w:val="20"/>
              </w:rPr>
            </w:pPr>
            <w:r w:rsidDel="00000000" w:rsidR="00000000" w:rsidRPr="00000000">
              <w:rPr>
                <w:sz w:val="20"/>
                <w:szCs w:val="20"/>
                <w:rtl w:val="0"/>
              </w:rPr>
              <w:t xml:space="preserve">Open Street Map Kalimantan roads layer</w:t>
            </w:r>
          </w:p>
        </w:tc>
        <w:tc>
          <w:tcPr>
            <w:vAlign w:val="center"/>
          </w:tcPr>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30m</w:t>
            </w:r>
          </w:p>
        </w:tc>
        <w:tc>
          <w:tcPr>
            <w:vAlign w:val="center"/>
          </w:tcPr>
          <w:p w:rsidR="00000000" w:rsidDel="00000000" w:rsidP="00000000" w:rsidRDefault="00000000" w:rsidRPr="00000000" w14:paraId="00000045">
            <w:pPr>
              <w:rPr>
                <w:sz w:val="20"/>
                <w:szCs w:val="20"/>
              </w:rPr>
            </w:pPr>
            <w:r w:rsidDel="00000000" w:rsidR="00000000" w:rsidRPr="00000000">
              <w:rPr>
                <w:color w:val="222222"/>
                <w:sz w:val="20"/>
                <w:szCs w:val="20"/>
                <w:highlight w:val="white"/>
                <w:rtl w:val="0"/>
              </w:rPr>
              <w:t xml:space="preserve">OpenStreetMap contributors (2015)</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r w:rsidDel="00000000" w:rsidR="00000000" w:rsidRPr="00000000">
        <w:rPr>
          <w:rtl w:val="0"/>
        </w:rPr>
        <w:t xml:space="preserve">Occupancy model</w:t>
      </w:r>
    </w:p>
    <w:p w:rsidR="00000000" w:rsidDel="00000000" w:rsidP="00000000" w:rsidRDefault="00000000" w:rsidRPr="00000000" w14:paraId="00000048">
      <w:pPr>
        <w:spacing w:after="0" w:lineRule="auto"/>
        <w:rPr/>
      </w:pPr>
      <w:r w:rsidDel="00000000" w:rsidR="00000000" w:rsidRPr="00000000">
        <w:rPr>
          <w:rtl w:val="0"/>
        </w:rPr>
        <w:t xml:space="preserve">We used a multispecies single-season occupancy model to estimate the effects of habitat covariates, disturbed canopy, distance from roads, and commercial demand on the occupancy probability of 115 sites for a community of 206 bird species, while also accounting for imperfect detection (Kery and Schaub 2011). We assumed that the true state of occupancy (</w:t>
      </w:r>
      <w:r w:rsidDel="00000000" w:rsidR="00000000" w:rsidRPr="00000000">
        <w:rPr>
          <w:i w:val="1"/>
          <w:rtl w:val="0"/>
        </w:rPr>
        <w:t xml:space="preserve">z</w:t>
      </w:r>
      <w:r w:rsidDel="00000000" w:rsidR="00000000" w:rsidRPr="00000000">
        <w:rPr>
          <w:i w:val="1"/>
          <w:vertAlign w:val="subscript"/>
          <w:rtl w:val="0"/>
        </w:rPr>
        <w:t xml:space="preserve">i,j</w:t>
      </w:r>
      <w:r w:rsidDel="00000000" w:rsidR="00000000" w:rsidRPr="00000000">
        <w:rPr>
          <w:rtl w:val="0"/>
        </w:rPr>
        <w:t xml:space="preserve">) for species </w:t>
      </w:r>
      <w:r w:rsidDel="00000000" w:rsidR="00000000" w:rsidRPr="00000000">
        <w:rPr>
          <w:i w:val="1"/>
          <w:rtl w:val="0"/>
        </w:rPr>
        <w:t xml:space="preserve">i </w:t>
      </w:r>
      <w:r w:rsidDel="00000000" w:rsidR="00000000" w:rsidRPr="00000000">
        <w:rPr>
          <w:rtl w:val="0"/>
        </w:rPr>
        <w:t xml:space="preserve">and site</w:t>
      </w:r>
      <w:r w:rsidDel="00000000" w:rsidR="00000000" w:rsidRPr="00000000">
        <w:rPr>
          <w:i w:val="1"/>
          <w:rtl w:val="0"/>
        </w:rPr>
        <w:t xml:space="preserve"> j</w:t>
      </w:r>
      <w:r w:rsidDel="00000000" w:rsidR="00000000" w:rsidRPr="00000000">
        <w:rPr>
          <w:rtl w:val="0"/>
        </w:rPr>
        <w:t xml:space="preserve"> resulted from the probability of occupancy (</w:t>
      </w:r>
      <w:r w:rsidDel="00000000" w:rsidR="00000000" w:rsidRPr="00000000">
        <w:rPr>
          <w:i w:val="1"/>
          <w:rtl w:val="0"/>
        </w:rPr>
        <w:t xml:space="preserve">ψ</w:t>
      </w:r>
      <w:r w:rsidDel="00000000" w:rsidR="00000000" w:rsidRPr="00000000">
        <w:rPr>
          <w:i w:val="1"/>
          <w:vertAlign w:val="subscript"/>
          <w:rtl w:val="0"/>
        </w:rPr>
        <w:t xml:space="preserve">i,j</w:t>
      </w:r>
      <w:r w:rsidDel="00000000" w:rsidR="00000000" w:rsidRPr="00000000">
        <w:rPr>
          <w:rtl w:val="0"/>
        </w:rPr>
        <w:t xml:space="preserve">) for species </w:t>
      </w:r>
      <w:r w:rsidDel="00000000" w:rsidR="00000000" w:rsidRPr="00000000">
        <w:rPr>
          <w:i w:val="1"/>
          <w:rtl w:val="0"/>
        </w:rPr>
        <w:t xml:space="preserve">i </w:t>
      </w:r>
      <w:r w:rsidDel="00000000" w:rsidR="00000000" w:rsidRPr="00000000">
        <w:rPr>
          <w:rtl w:val="0"/>
        </w:rPr>
        <w:t xml:space="preserve">and site </w:t>
      </w:r>
      <w:r w:rsidDel="00000000" w:rsidR="00000000" w:rsidRPr="00000000">
        <w:rPr>
          <w:i w:val="1"/>
          <w:rtl w:val="0"/>
        </w:rPr>
        <w:t xml:space="preserve">j</w:t>
      </w:r>
      <w:r w:rsidDel="00000000" w:rsidR="00000000" w:rsidRPr="00000000">
        <w:rPr>
          <w:rtl w:val="0"/>
        </w:rPr>
        <w:t xml:space="preserve"> such that</w:t>
      </w:r>
    </w:p>
    <w:p w:rsidR="00000000" w:rsidDel="00000000" w:rsidP="00000000" w:rsidRDefault="00000000" w:rsidRPr="00000000" w14:paraId="00000049">
      <w:pPr>
        <w:spacing w:after="0" w:lineRule="auto"/>
        <w:jc w:val="center"/>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z</m:t>
            </m:r>
          </m:e>
          <m:sub>
            <m:r>
              <w:rPr>
                <w:rFonts w:ascii="Cambria Math" w:cs="Cambria Math" w:eastAsia="Cambria Math" w:hAnsi="Cambria Math"/>
                <w:vertAlign w:val="subscript"/>
              </w:rPr>
              <m:t xml:space="preserve">i,j</m:t>
            </m:r>
          </m:sub>
        </m:sSub>
        <m:r>
          <w:rPr>
            <w:rFonts w:ascii="Cambria Math" w:cs="Cambria Math" w:eastAsia="Cambria Math" w:hAnsi="Cambria Math"/>
            <w:vertAlign w:val="subscript"/>
          </w:rPr>
          <m:t xml:space="preserve">~Bernoulli(</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ψ</m:t>
            </m:r>
          </m:e>
          <m:sub>
            <m:r>
              <w:rPr>
                <w:rFonts w:ascii="Cambria Math" w:cs="Cambria Math" w:eastAsia="Cambria Math" w:hAnsi="Cambria Math"/>
                <w:vertAlign w:val="subscript"/>
              </w:rPr>
              <m:t xml:space="preserve">i,j</m:t>
            </m:r>
          </m:sub>
        </m:sSub>
        <m:r>
          <w:rPr>
            <w:rFonts w:ascii="Cambria Math" w:cs="Cambria Math" w:eastAsia="Cambria Math" w:hAnsi="Cambria Math"/>
            <w:vertAlign w:val="subscript"/>
          </w:rPr>
          <m:t xml:space="preserve">)</m:t>
        </m:r>
      </m:oMath>
      <w:r w:rsidDel="00000000" w:rsidR="00000000" w:rsidRPr="00000000">
        <w:rPr>
          <w:rtl w:val="0"/>
        </w:rPr>
        <w:t xml:space="preserve">.</w:t>
      </w:r>
    </w:p>
    <w:p w:rsidR="00000000" w:rsidDel="00000000" w:rsidP="00000000" w:rsidRDefault="00000000" w:rsidRPr="00000000" w14:paraId="0000004A">
      <w:pPr>
        <w:spacing w:after="0" w:lineRule="auto"/>
        <w:rPr/>
      </w:pPr>
      <w:r w:rsidDel="00000000" w:rsidR="00000000" w:rsidRPr="00000000">
        <w:rPr>
          <w:rtl w:val="0"/>
        </w:rPr>
        <w:t xml:space="preserve">We assumed that the state of detection or non-detection (</w:t>
      </w:r>
      <w:r w:rsidDel="00000000" w:rsidR="00000000" w:rsidRPr="00000000">
        <w:rPr>
          <w:i w:val="1"/>
          <w:rtl w:val="0"/>
        </w:rPr>
        <w:t xml:space="preserve">y</w:t>
      </w:r>
      <w:r w:rsidDel="00000000" w:rsidR="00000000" w:rsidRPr="00000000">
        <w:rPr>
          <w:i w:val="1"/>
          <w:vertAlign w:val="subscript"/>
          <w:rtl w:val="0"/>
        </w:rPr>
        <w:t xml:space="preserve">i,j,k</w:t>
      </w:r>
      <w:r w:rsidDel="00000000" w:rsidR="00000000" w:rsidRPr="00000000">
        <w:rPr>
          <w:rtl w:val="0"/>
        </w:rPr>
        <w:t xml:space="preserve">) for each species </w:t>
      </w:r>
      <w:r w:rsidDel="00000000" w:rsidR="00000000" w:rsidRPr="00000000">
        <w:rPr>
          <w:i w:val="1"/>
          <w:rtl w:val="0"/>
        </w:rPr>
        <w:t xml:space="preserve">i </w:t>
      </w:r>
      <w:r w:rsidDel="00000000" w:rsidR="00000000" w:rsidRPr="00000000">
        <w:rPr>
          <w:rtl w:val="0"/>
        </w:rPr>
        <w:t xml:space="preserve">at each point count location </w:t>
      </w:r>
      <w:r w:rsidDel="00000000" w:rsidR="00000000" w:rsidRPr="00000000">
        <w:rPr>
          <w:i w:val="1"/>
          <w:rtl w:val="0"/>
        </w:rPr>
        <w:t xml:space="preserve">j</w:t>
      </w:r>
      <w:r w:rsidDel="00000000" w:rsidR="00000000" w:rsidRPr="00000000">
        <w:rPr>
          <w:rtl w:val="0"/>
        </w:rPr>
        <w:t xml:space="preserve"> and occasion </w:t>
      </w:r>
      <w:r w:rsidDel="00000000" w:rsidR="00000000" w:rsidRPr="00000000">
        <w:rPr>
          <w:i w:val="1"/>
          <w:rtl w:val="0"/>
        </w:rPr>
        <w:t xml:space="preserve">k </w:t>
      </w:r>
      <w:r w:rsidDel="00000000" w:rsidR="00000000" w:rsidRPr="00000000">
        <w:rPr>
          <w:rtl w:val="0"/>
        </w:rPr>
        <w:t xml:space="preserve">given the true state of occupancy (</w:t>
      </w:r>
      <w:r w:rsidDel="00000000" w:rsidR="00000000" w:rsidRPr="00000000">
        <w:rPr>
          <w:i w:val="1"/>
          <w:rtl w:val="0"/>
        </w:rPr>
        <w:t xml:space="preserve">z</w:t>
      </w:r>
      <w:r w:rsidDel="00000000" w:rsidR="00000000" w:rsidRPr="00000000">
        <w:rPr>
          <w:i w:val="1"/>
          <w:vertAlign w:val="subscript"/>
          <w:rtl w:val="0"/>
        </w:rPr>
        <w:t xml:space="preserve">i,j</w:t>
      </w:r>
      <w:r w:rsidDel="00000000" w:rsidR="00000000" w:rsidRPr="00000000">
        <w:rPr>
          <w:rtl w:val="0"/>
        </w:rPr>
        <w:t xml:space="preserve">) for each species </w:t>
      </w:r>
      <w:r w:rsidDel="00000000" w:rsidR="00000000" w:rsidRPr="00000000">
        <w:rPr>
          <w:i w:val="1"/>
          <w:rtl w:val="0"/>
        </w:rPr>
        <w:t xml:space="preserve">i</w:t>
      </w:r>
      <w:r w:rsidDel="00000000" w:rsidR="00000000" w:rsidRPr="00000000">
        <w:rPr>
          <w:rtl w:val="0"/>
        </w:rPr>
        <w:t xml:space="preserve"> at each point </w:t>
      </w:r>
      <w:r w:rsidDel="00000000" w:rsidR="00000000" w:rsidRPr="00000000">
        <w:rPr>
          <w:i w:val="1"/>
          <w:rtl w:val="0"/>
        </w:rPr>
        <w:t xml:space="preserve">j</w:t>
      </w:r>
      <w:r w:rsidDel="00000000" w:rsidR="00000000" w:rsidRPr="00000000">
        <w:rPr>
          <w:rtl w:val="0"/>
        </w:rPr>
        <w:t xml:space="preserve"> resulted from true occupancy (</w:t>
      </w:r>
      <w:r w:rsidDel="00000000" w:rsidR="00000000" w:rsidRPr="00000000">
        <w:rPr>
          <w:i w:val="1"/>
          <w:rtl w:val="0"/>
        </w:rPr>
        <w:t xml:space="preserve">z</w:t>
      </w:r>
      <w:r w:rsidDel="00000000" w:rsidR="00000000" w:rsidRPr="00000000">
        <w:rPr>
          <w:i w:val="1"/>
          <w:vertAlign w:val="subscript"/>
          <w:rtl w:val="0"/>
        </w:rPr>
        <w:t xml:space="preserve">i,j</w:t>
      </w:r>
      <w:r w:rsidDel="00000000" w:rsidR="00000000" w:rsidRPr="00000000">
        <w:rPr>
          <w:rtl w:val="0"/>
        </w:rPr>
        <w:t xml:space="preserve">) of species </w:t>
      </w:r>
      <w:r w:rsidDel="00000000" w:rsidR="00000000" w:rsidRPr="00000000">
        <w:rPr>
          <w:i w:val="1"/>
          <w:rtl w:val="0"/>
        </w:rPr>
        <w:t xml:space="preserve">i </w:t>
      </w:r>
      <w:r w:rsidDel="00000000" w:rsidR="00000000" w:rsidRPr="00000000">
        <w:rPr>
          <w:rtl w:val="0"/>
        </w:rPr>
        <w:t xml:space="preserve">and point </w:t>
      </w:r>
      <w:r w:rsidDel="00000000" w:rsidR="00000000" w:rsidRPr="00000000">
        <w:rPr>
          <w:i w:val="1"/>
          <w:rtl w:val="0"/>
        </w:rPr>
        <w:t xml:space="preserve">j</w:t>
      </w:r>
      <w:r w:rsidDel="00000000" w:rsidR="00000000" w:rsidRPr="00000000">
        <w:rPr>
          <w:rtl w:val="0"/>
        </w:rPr>
        <w:t xml:space="preserve"> and detection probability (</w:t>
      </w:r>
      <w:r w:rsidDel="00000000" w:rsidR="00000000" w:rsidRPr="00000000">
        <w:rPr>
          <w:i w:val="1"/>
          <w:rtl w:val="0"/>
        </w:rPr>
        <w:t xml:space="preserve">p</w:t>
      </w:r>
      <w:r w:rsidDel="00000000" w:rsidR="00000000" w:rsidRPr="00000000">
        <w:rPr>
          <w:i w:val="1"/>
          <w:vertAlign w:val="subscript"/>
          <w:rtl w:val="0"/>
        </w:rPr>
        <w:t xml:space="preserve">i,j,k</w:t>
      </w:r>
      <w:r w:rsidDel="00000000" w:rsidR="00000000" w:rsidRPr="00000000">
        <w:rPr>
          <w:rtl w:val="0"/>
        </w:rPr>
        <w:t xml:space="preserve">) of species </w:t>
      </w:r>
      <w:r w:rsidDel="00000000" w:rsidR="00000000" w:rsidRPr="00000000">
        <w:rPr>
          <w:i w:val="1"/>
          <w:rtl w:val="0"/>
        </w:rPr>
        <w:t xml:space="preserve">i</w:t>
      </w:r>
      <w:r w:rsidDel="00000000" w:rsidR="00000000" w:rsidRPr="00000000">
        <w:rPr>
          <w:rtl w:val="0"/>
        </w:rPr>
        <w:t xml:space="preserve"> at point </w:t>
      </w:r>
      <w:r w:rsidDel="00000000" w:rsidR="00000000" w:rsidRPr="00000000">
        <w:rPr>
          <w:i w:val="1"/>
          <w:rtl w:val="0"/>
        </w:rPr>
        <w:t xml:space="preserve">j</w:t>
      </w:r>
      <w:r w:rsidDel="00000000" w:rsidR="00000000" w:rsidRPr="00000000">
        <w:rPr>
          <w:rtl w:val="0"/>
        </w:rPr>
        <w:t xml:space="preserve"> and occasion </w:t>
      </w:r>
      <w:r w:rsidDel="00000000" w:rsidR="00000000" w:rsidRPr="00000000">
        <w:rPr>
          <w:i w:val="1"/>
          <w:rtl w:val="0"/>
        </w:rPr>
        <w:t xml:space="preserve">k </w:t>
      </w:r>
      <w:r w:rsidDel="00000000" w:rsidR="00000000" w:rsidRPr="00000000">
        <w:rPr>
          <w:rtl w:val="0"/>
        </w:rPr>
        <w:t xml:space="preserve">such that</w:t>
      </w:r>
    </w:p>
    <w:p w:rsidR="00000000" w:rsidDel="00000000" w:rsidP="00000000" w:rsidRDefault="00000000" w:rsidRPr="00000000" w14:paraId="0000004B">
      <w:pPr>
        <w:spacing w:after="0" w:lineRule="auto"/>
        <w:jc w:val="center"/>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y</m:t>
            </m:r>
          </m:e>
          <m:sub>
            <m:r>
              <w:rPr>
                <w:rFonts w:ascii="Cambria Math" w:cs="Cambria Math" w:eastAsia="Cambria Math" w:hAnsi="Cambria Math"/>
                <w:vertAlign w:val="subscript"/>
              </w:rPr>
              <m:t xml:space="preserve">i,j,k</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z</m:t>
            </m:r>
          </m:e>
          <m:sub>
            <m:r>
              <w:rPr>
                <w:rFonts w:ascii="Cambria Math" w:cs="Cambria Math" w:eastAsia="Cambria Math" w:hAnsi="Cambria Math"/>
                <w:vertAlign w:val="subscript"/>
              </w:rPr>
              <m:t xml:space="preserve">i,j</m:t>
            </m:r>
          </m:sub>
        </m:sSub>
        <m:r>
          <w:rPr>
            <w:rFonts w:ascii="Cambria Math" w:cs="Cambria Math" w:eastAsia="Cambria Math" w:hAnsi="Cambria Math"/>
            <w:vertAlign w:val="subscript"/>
          </w:rPr>
          <m:t xml:space="preserve">~Bernoulli(</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z</m:t>
            </m:r>
          </m:e>
          <m:sub>
            <m:r>
              <w:rPr>
                <w:rFonts w:ascii="Cambria Math" w:cs="Cambria Math" w:eastAsia="Cambria Math" w:hAnsi="Cambria Math"/>
                <w:vertAlign w:val="subscript"/>
              </w:rPr>
              <m:t xml:space="preserve">i,j</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p</m:t>
            </m:r>
          </m:e>
          <m:sub>
            <m:r>
              <w:rPr>
                <w:rFonts w:ascii="Cambria Math" w:cs="Cambria Math" w:eastAsia="Cambria Math" w:hAnsi="Cambria Math"/>
                <w:vertAlign w:val="subscript"/>
              </w:rPr>
              <m:t xml:space="preserve">i,j,k</m:t>
            </m:r>
          </m:sub>
        </m:sSub>
        <m:r>
          <w:rPr>
            <w:rFonts w:ascii="Cambria Math" w:cs="Cambria Math" w:eastAsia="Cambria Math" w:hAnsi="Cambria Math"/>
            <w:vertAlign w:val="subscript"/>
          </w:rPr>
          <m:t xml:space="preserve">)</m:t>
        </m:r>
      </m:oMath>
      <w:r w:rsidDel="00000000" w:rsidR="00000000" w:rsidRPr="00000000">
        <w:rPr>
          <w:rtl w:val="0"/>
        </w:rPr>
        <w:t xml:space="preserve">.</w:t>
      </w:r>
    </w:p>
    <w:p w:rsidR="00000000" w:rsidDel="00000000" w:rsidP="00000000" w:rsidRDefault="00000000" w:rsidRPr="00000000" w14:paraId="0000004C">
      <w:pPr>
        <w:spacing w:after="0" w:lineRule="auto"/>
        <w:rPr/>
      </w:pPr>
      <w:r w:rsidDel="00000000" w:rsidR="00000000" w:rsidRPr="00000000">
        <w:rPr>
          <w:rtl w:val="0"/>
        </w:rPr>
        <w:t xml:space="preserve">We modeled detection (</w:t>
      </w:r>
      <w:r w:rsidDel="00000000" w:rsidR="00000000" w:rsidRPr="00000000">
        <w:rPr>
          <w:i w:val="1"/>
          <w:rtl w:val="0"/>
        </w:rPr>
        <w:t xml:space="preserve">p</w:t>
      </w:r>
      <w:r w:rsidDel="00000000" w:rsidR="00000000" w:rsidRPr="00000000">
        <w:rPr>
          <w:i w:val="1"/>
          <w:vertAlign w:val="subscript"/>
          <w:rtl w:val="0"/>
        </w:rPr>
        <w:t xml:space="preserve">i,j,k</w:t>
      </w:r>
      <w:r w:rsidDel="00000000" w:rsidR="00000000" w:rsidRPr="00000000">
        <w:rPr>
          <w:rtl w:val="0"/>
        </w:rPr>
        <w:t xml:space="preserve">) as</w:t>
      </w:r>
    </w:p>
    <w:p w:rsidR="00000000" w:rsidDel="00000000" w:rsidP="00000000" w:rsidRDefault="00000000" w:rsidRPr="00000000" w14:paraId="0000004D">
      <w:pPr>
        <w:jc w:val="center"/>
        <w:rPr>
          <w:rFonts w:ascii="Cambria Math" w:cs="Cambria Math" w:eastAsia="Cambria Math" w:hAnsi="Cambria Math"/>
        </w:rPr>
      </w:pPr>
      <m:oMath>
        <m:r>
          <w:rPr>
            <w:rFonts w:ascii="Cambria Math" w:cs="Cambria Math" w:eastAsia="Cambria Math" w:hAnsi="Cambria Math"/>
          </w:rPr>
          <m:t xml:space="preserve">logit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i,j,k</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α0</m:t>
            </m:r>
          </m:e>
          <m:sub>
            <m:r>
              <w:rPr>
                <w:rFonts w:ascii="Cambria Math" w:cs="Cambria Math" w:eastAsia="Cambria Math" w:hAnsi="Cambria Math"/>
              </w:rPr>
              <m:t xml:space="preserve">i,j,k</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observer</m:t>
            </m:r>
          </m:e>
          <m:sub>
            <m:r>
              <w:rPr>
                <w:rFonts w:ascii="Cambria Math" w:cs="Cambria Math" w:eastAsia="Cambria Math" w:hAnsi="Cambria Math"/>
              </w:rPr>
              <m:t xml:space="preserve">i,j,k</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α1</m:t>
            </m:r>
          </m:e>
          <m:sub>
            <m:r>
              <w:rPr>
                <w:rFonts w:ascii="Cambria Math" w:cs="Cambria Math" w:eastAsia="Cambria Math" w:hAnsi="Cambria Math"/>
              </w:rPr>
              <m:t xml:space="preserve">i,j,k</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time of day</m:t>
            </m:r>
          </m:e>
          <m:sub>
            <m:r>
              <w:rPr>
                <w:rFonts w:ascii="Cambria Math" w:cs="Cambria Math" w:eastAsia="Cambria Math" w:hAnsi="Cambria Math"/>
              </w:rPr>
              <m:t xml:space="preserve">i,j,k</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δ0</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δ1</m:t>
            </m:r>
          </m:e>
          <m:sub>
            <m:r>
              <w:rPr>
                <w:rFonts w:ascii="Cambria Math" w:cs="Cambria Math" w:eastAsia="Cambria Math" w:hAnsi="Cambria Math"/>
              </w:rPr>
              <m:t xml:space="preserve">j</m:t>
            </m:r>
          </m:sub>
        </m:sSub>
      </m:oMath>
      <w:r w:rsidDel="00000000" w:rsidR="00000000" w:rsidRPr="00000000">
        <w:rPr>
          <w:rtl w:val="0"/>
        </w:rPr>
      </w:r>
    </w:p>
    <w:p w:rsidR="00000000" w:rsidDel="00000000" w:rsidP="00000000" w:rsidRDefault="00000000" w:rsidRPr="00000000" w14:paraId="0000004E">
      <w:pPr>
        <w:spacing w:after="0" w:lineRule="auto"/>
        <w:rPr/>
      </w:pPr>
      <w:r w:rsidDel="00000000" w:rsidR="00000000" w:rsidRPr="00000000">
        <w:rPr>
          <w:rtl w:val="0"/>
        </w:rPr>
        <w:t xml:space="preserve">We modeled occupancy probability (</w:t>
      </w:r>
      <w:r w:rsidDel="00000000" w:rsidR="00000000" w:rsidRPr="00000000">
        <w:rPr>
          <w:i w:val="1"/>
          <w:rtl w:val="0"/>
        </w:rPr>
        <w:t xml:space="preserve">ψ</w:t>
      </w:r>
      <w:r w:rsidDel="00000000" w:rsidR="00000000" w:rsidRPr="00000000">
        <w:rPr>
          <w:i w:val="1"/>
          <w:vertAlign w:val="subscript"/>
          <w:rtl w:val="0"/>
        </w:rPr>
        <w:t xml:space="preserve">i,j</w:t>
      </w:r>
      <w:r w:rsidDel="00000000" w:rsidR="00000000" w:rsidRPr="00000000">
        <w:rPr>
          <w:rtl w:val="0"/>
        </w:rPr>
        <w:t xml:space="preserve">) as</w:t>
      </w:r>
    </w:p>
    <w:p w:rsidR="00000000" w:rsidDel="00000000" w:rsidP="00000000" w:rsidRDefault="00000000" w:rsidRPr="00000000" w14:paraId="0000004F">
      <w:pPr>
        <w:spacing w:after="0" w:lineRule="auto"/>
        <w:jc w:val="center"/>
        <w:rPr>
          <w:rFonts w:ascii="Cambria Math" w:cs="Cambria Math" w:eastAsia="Cambria Math" w:hAnsi="Cambria Math"/>
        </w:rPr>
      </w:pPr>
      <m:oMath>
        <m:r>
          <w:rPr>
            <w:rFonts w:ascii="Cambria Math" w:cs="Cambria Math" w:eastAsia="Cambria Math" w:hAnsi="Cambria Math"/>
          </w:rPr>
          <m:t xml:space="preserve">logit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ψ</m:t>
                </m:r>
              </m:e>
              <m:sub>
                <m:r>
                  <w:rPr>
                    <w:rFonts w:ascii="Cambria Math" w:cs="Cambria Math" w:eastAsia="Cambria Math" w:hAnsi="Cambria Math"/>
                  </w:rPr>
                  <m:t xml:space="preserve">i,j</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β0</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β1</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water</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β2</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canopy height</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β3</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intact forest</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β4</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distance to nearest road</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β5</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intact forest</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commercial value</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β6</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distance to nearest road</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commercial value</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γ0</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γ1</m:t>
            </m:r>
          </m:e>
          <m:sub>
            <m:r>
              <w:rPr>
                <w:rFonts w:ascii="Cambria Math" w:cs="Cambria Math" w:eastAsia="Cambria Math" w:hAnsi="Cambria Math"/>
              </w:rPr>
              <m:t xml:space="preserve">transect[j]</m:t>
            </m:r>
          </m:sub>
        </m:sSub>
      </m:oMath>
      <w:r w:rsidDel="00000000" w:rsidR="00000000" w:rsidRPr="00000000">
        <w:rPr>
          <w:rtl w:val="0"/>
        </w:rPr>
      </w:r>
    </w:p>
    <w:p w:rsidR="00000000" w:rsidDel="00000000" w:rsidP="00000000" w:rsidRDefault="00000000" w:rsidRPr="00000000" w14:paraId="00000050">
      <w:pPr>
        <w:spacing w:after="0" w:lineRule="auto"/>
        <w:rPr/>
      </w:pPr>
      <w:r w:rsidDel="00000000" w:rsidR="00000000" w:rsidRPr="00000000">
        <w:rPr>
          <w:rtl w:val="0"/>
        </w:rPr>
        <w:t xml:space="preserve">Parameters in the </w:t>
      </w:r>
      <w:r w:rsidDel="00000000" w:rsidR="00000000" w:rsidRPr="00000000">
        <w:rPr>
          <w:i w:val="1"/>
          <w:rtl w:val="0"/>
        </w:rPr>
        <w:t xml:space="preserve">α</w:t>
      </w:r>
      <w:r w:rsidDel="00000000" w:rsidR="00000000" w:rsidRPr="00000000">
        <w:rPr>
          <w:rtl w:val="0"/>
        </w:rPr>
        <w:t xml:space="preserve"> family were simple fixed effect terms. Parameters in the </w:t>
      </w:r>
      <w:r w:rsidDel="00000000" w:rsidR="00000000" w:rsidRPr="00000000">
        <w:rPr>
          <w:i w:val="1"/>
          <w:rtl w:val="0"/>
        </w:rPr>
        <w:t xml:space="preserve">β</w:t>
      </w:r>
      <w:r w:rsidDel="00000000" w:rsidR="00000000" w:rsidRPr="00000000">
        <w:rPr>
          <w:rtl w:val="0"/>
        </w:rPr>
        <w:t xml:space="preserve"> family were estimated for each species, with species terms drawn from a normal distribution of mean and variance estimated from the data. Parameters in the </w:t>
      </w:r>
      <w:r w:rsidDel="00000000" w:rsidR="00000000" w:rsidRPr="00000000">
        <w:rPr>
          <w:i w:val="1"/>
          <w:rtl w:val="0"/>
        </w:rPr>
        <w:t xml:space="preserve">δ </w:t>
      </w:r>
      <w:r w:rsidDel="00000000" w:rsidR="00000000" w:rsidRPr="00000000">
        <w:rPr>
          <w:rtl w:val="0"/>
        </w:rPr>
        <w:t xml:space="preserve">and</w:t>
      </w:r>
      <w:r w:rsidDel="00000000" w:rsidR="00000000" w:rsidRPr="00000000">
        <w:rPr>
          <w:i w:val="1"/>
          <w:rtl w:val="0"/>
        </w:rPr>
        <w:t xml:space="preserve"> γ</w:t>
      </w:r>
      <w:r w:rsidDel="00000000" w:rsidR="00000000" w:rsidRPr="00000000">
        <w:rPr>
          <w:rtl w:val="0"/>
        </w:rPr>
        <w:t xml:space="preserve"> families were random intercepts (variance estimated from the data around a mean of 0) designed to incorporate additional variation for each species or site that could not be explained by other fixed or random effects.</w:t>
      </w:r>
    </w:p>
    <w:p w:rsidR="00000000" w:rsidDel="00000000" w:rsidP="00000000" w:rsidRDefault="00000000" w:rsidRPr="00000000" w14:paraId="00000051">
      <w:pPr>
        <w:spacing w:after="0" w:lineRule="auto"/>
        <w:rPr/>
      </w:pPr>
      <w:r w:rsidDel="00000000" w:rsidR="00000000" w:rsidRPr="00000000">
        <w:rPr>
          <w:rtl w:val="0"/>
        </w:rPr>
        <w:t xml:space="preserve">All habitat and point count covariates were standardized and scaled to a 0-1 range as recommended by Kery and Schaub (2011). While we detected 206 species in total, we excluded those species with fewer than 10 detections to reduce the number of </w:t>
      </w:r>
      <w:r w:rsidDel="00000000" w:rsidR="00000000" w:rsidRPr="00000000">
        <w:rPr>
          <w:rtl w:val="0"/>
        </w:rPr>
        <w:t xml:space="preserve">uninformative posterior </w:t>
      </w:r>
      <w:r w:rsidDel="00000000" w:rsidR="00000000" w:rsidRPr="00000000">
        <w:rPr>
          <w:rtl w:val="0"/>
        </w:rPr>
        <w:t xml:space="preserve">distributions. In addition, we excluded </w:t>
      </w:r>
      <w:r w:rsidDel="00000000" w:rsidR="00000000" w:rsidRPr="00000000">
        <w:rPr>
          <w:i w:val="1"/>
          <w:rtl w:val="0"/>
        </w:rPr>
        <w:t xml:space="preserve">Rhinoplax vigil</w:t>
      </w:r>
      <w:r w:rsidDel="00000000" w:rsidR="00000000" w:rsidRPr="00000000">
        <w:rPr>
          <w:rtl w:val="0"/>
        </w:rPr>
        <w:t xml:space="preserve"> because its mobile lifestyle and far-reaching call ensure that our point counts were not far enough apart for spatial independence, which violates one of the key assumptions of occupancy modeling. To account for spatial autocorrelation, we grouped points by transect. We fitted the model to our point count data using Markov Chain Monte Carlo simulation to calculate the posterior distribution for each parameter. Our models were implemented in JAGS (Plummer 2017) and run using the R package R2jags (Su and Yajima 2020). Non-informative priors were used throughout. Specifically, means and fixed effects were drawn from a normal(0, 100) distribution and sigma terms were drawn from a uniform(0, 10) distribution. We iterated over the model 50,000 times with a thinning interval of 20 and 20,000 iterations of burn-in, resulting in 1,500 samples of the posterior. We checked convergence by visually inspecting trace plots and with the Gelman-Rubin convergence diagnostic (Gelman and Rubin 1992), ensuring that all values were less than 1.1. For full code, see supplemental information.</w:t>
      </w:r>
    </w:p>
    <w:p w:rsidR="00000000" w:rsidDel="00000000" w:rsidP="00000000" w:rsidRDefault="00000000" w:rsidRPr="00000000" w14:paraId="00000052">
      <w:pPr>
        <w:spacing w:after="0" w:lineRule="auto"/>
        <w:rPr/>
      </w:pPr>
      <w:r w:rsidDel="00000000" w:rsidR="00000000" w:rsidRPr="00000000">
        <w:rPr>
          <w:rtl w:val="0"/>
        </w:rPr>
        <w:t xml:space="preserve">We extracted the posterior distribution for all parameter estimates detailing how each species responded to each microhabitat variable and interactions with commercial value (i.e., </w:t>
      </w:r>
      <w:r w:rsidDel="00000000" w:rsidR="00000000" w:rsidRPr="00000000">
        <w:rPr>
          <w:i w:val="1"/>
          <w:rtl w:val="0"/>
        </w:rPr>
        <w:t xml:space="preserve">β</w:t>
      </w:r>
      <w:r w:rsidDel="00000000" w:rsidR="00000000" w:rsidRPr="00000000">
        <w:rPr>
          <w:rtl w:val="0"/>
        </w:rPr>
        <w:t xml:space="preserve">1-6). Microhabitat variables and interactions were considered to significantly affect species on average when the 95% Bayesian credible interval (BCI) for the mean (l) of the random effect distribution governing species’ responses did not overlap 0. We considered there to be significant variability among species in their responses when the corresponding </w:t>
      </w:r>
      <w:r w:rsidDel="00000000" w:rsidR="00000000" w:rsidRPr="00000000">
        <w:rPr>
          <w:i w:val="1"/>
          <w:rtl w:val="0"/>
        </w:rPr>
        <w:t xml:space="preserve">σ</w:t>
      </w:r>
      <w:r w:rsidDel="00000000" w:rsidR="00000000" w:rsidRPr="00000000">
        <w:rPr>
          <w:rtl w:val="0"/>
        </w:rPr>
        <w:t xml:space="preserve"> of the distribution was greater than 0.</w:t>
      </w:r>
    </w:p>
    <w:p w:rsidR="00000000" w:rsidDel="00000000" w:rsidP="00000000" w:rsidRDefault="00000000" w:rsidRPr="00000000" w14:paraId="00000053">
      <w:pPr>
        <w:pStyle w:val="Heading1"/>
        <w:rPr/>
      </w:pPr>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detected a total of 206 species. 95 species were detected at least ten times and 111 were detected less than ten times. The five most frequently detected species were </w:t>
      </w:r>
      <w:r w:rsidDel="00000000" w:rsidR="00000000" w:rsidRPr="00000000">
        <w:rPr>
          <w:i w:val="1"/>
          <w:rtl w:val="0"/>
        </w:rPr>
        <w:t xml:space="preserve">Psilopogon australis, Psilopogon chrysopogon, Psilopogon mystacophanos, Arachnothera longirostra, Pycnonotus erythropthalmos, </w:t>
      </w:r>
      <w:r w:rsidDel="00000000" w:rsidR="00000000" w:rsidRPr="00000000">
        <w:rPr>
          <w:rtl w:val="0"/>
        </w:rPr>
        <w:t xml:space="preserve">and </w:t>
      </w:r>
      <w:r w:rsidDel="00000000" w:rsidR="00000000" w:rsidRPr="00000000">
        <w:rPr>
          <w:i w:val="1"/>
          <w:rtl w:val="0"/>
        </w:rPr>
        <w:t xml:space="preserve">Alcippe brunneicauda</w:t>
      </w:r>
      <w:r w:rsidDel="00000000" w:rsidR="00000000" w:rsidRPr="00000000">
        <w:rPr>
          <w:rtl w:val="0"/>
        </w:rPr>
        <w:t xml:space="preserve">. We detected seven species that are either sold at high prices as pets (Lee et al. 2016, Rentschlar et al. 2018) or sale of its casque (Helmeted Hornbill: </w:t>
      </w:r>
      <w:r w:rsidDel="00000000" w:rsidR="00000000" w:rsidRPr="00000000">
        <w:rPr>
          <w:i w:val="1"/>
          <w:rtl w:val="0"/>
        </w:rPr>
        <w:t xml:space="preserve">Rhinoplax vigil</w:t>
      </w:r>
      <w:r w:rsidDel="00000000" w:rsidR="00000000" w:rsidRPr="00000000">
        <w:rPr>
          <w:rtl w:val="0"/>
        </w:rPr>
        <w:t xml:space="preserve">): </w:t>
      </w:r>
      <w:r w:rsidDel="00000000" w:rsidR="00000000" w:rsidRPr="00000000">
        <w:rPr>
          <w:i w:val="1"/>
          <w:rtl w:val="0"/>
        </w:rPr>
        <w:t xml:space="preserve">Alophoixus tephrogenys</w:t>
      </w:r>
      <w:r w:rsidDel="00000000" w:rsidR="00000000" w:rsidRPr="00000000">
        <w:rPr>
          <w:rtl w:val="0"/>
        </w:rPr>
        <w:t xml:space="preserve"> (10 detections), </w:t>
      </w:r>
      <w:r w:rsidDel="00000000" w:rsidR="00000000" w:rsidRPr="00000000">
        <w:rPr>
          <w:i w:val="1"/>
          <w:rtl w:val="0"/>
        </w:rPr>
        <w:t xml:space="preserve">Chloropsis sonnerati</w:t>
      </w:r>
      <w:r w:rsidDel="00000000" w:rsidR="00000000" w:rsidRPr="00000000">
        <w:rPr>
          <w:rtl w:val="0"/>
        </w:rPr>
        <w:t xml:space="preserve"> (11 detections), </w:t>
      </w:r>
      <w:r w:rsidDel="00000000" w:rsidR="00000000" w:rsidRPr="00000000">
        <w:rPr>
          <w:i w:val="1"/>
          <w:rtl w:val="0"/>
        </w:rPr>
        <w:t xml:space="preserve">Copsychus malabaricus</w:t>
      </w:r>
      <w:r w:rsidDel="00000000" w:rsidR="00000000" w:rsidRPr="00000000">
        <w:rPr>
          <w:rtl w:val="0"/>
        </w:rPr>
        <w:t xml:space="preserve"> (39 detections), </w:t>
      </w:r>
      <w:r w:rsidDel="00000000" w:rsidR="00000000" w:rsidRPr="00000000">
        <w:rPr>
          <w:i w:val="1"/>
          <w:rtl w:val="0"/>
        </w:rPr>
        <w:t xml:space="preserve">Hydrornis schwaneri</w:t>
      </w:r>
      <w:r w:rsidDel="00000000" w:rsidR="00000000" w:rsidRPr="00000000">
        <w:rPr>
          <w:rtl w:val="0"/>
        </w:rPr>
        <w:t xml:space="preserve"> (1 detection), </w:t>
      </w:r>
      <w:r w:rsidDel="00000000" w:rsidR="00000000" w:rsidRPr="00000000">
        <w:rPr>
          <w:i w:val="1"/>
          <w:rtl w:val="0"/>
        </w:rPr>
        <w:t xml:space="preserve">Irena puella</w:t>
      </w:r>
      <w:r w:rsidDel="00000000" w:rsidR="00000000" w:rsidRPr="00000000">
        <w:rPr>
          <w:rtl w:val="0"/>
        </w:rPr>
        <w:t xml:space="preserve"> (64 detections), </w:t>
      </w:r>
      <w:r w:rsidDel="00000000" w:rsidR="00000000" w:rsidRPr="00000000">
        <w:rPr>
          <w:i w:val="1"/>
          <w:rtl w:val="0"/>
        </w:rPr>
        <w:t xml:space="preserve">Loriculus galgulus</w:t>
      </w:r>
      <w:r w:rsidDel="00000000" w:rsidR="00000000" w:rsidRPr="00000000">
        <w:rPr>
          <w:rtl w:val="0"/>
        </w:rPr>
        <w:t xml:space="preserve"> (83 detections), </w:t>
      </w:r>
      <w:r w:rsidDel="00000000" w:rsidR="00000000" w:rsidRPr="00000000">
        <w:rPr>
          <w:i w:val="1"/>
          <w:rtl w:val="0"/>
        </w:rPr>
        <w:t xml:space="preserve">Platylophus galericulatus</w:t>
      </w:r>
      <w:r w:rsidDel="00000000" w:rsidR="00000000" w:rsidRPr="00000000">
        <w:rPr>
          <w:rtl w:val="0"/>
        </w:rPr>
        <w:t xml:space="preserve"> (2 detections), </w:t>
      </w:r>
      <w:r w:rsidDel="00000000" w:rsidR="00000000" w:rsidRPr="00000000">
        <w:rPr>
          <w:i w:val="1"/>
          <w:rtl w:val="0"/>
        </w:rPr>
        <w:t xml:space="preserve"> R. vigil </w:t>
      </w:r>
      <w:r w:rsidDel="00000000" w:rsidR="00000000" w:rsidRPr="00000000">
        <w:rPr>
          <w:rtl w:val="0"/>
        </w:rPr>
        <w:t xml:space="preserve">(74 detections), and </w:t>
      </w:r>
      <w:r w:rsidDel="00000000" w:rsidR="00000000" w:rsidRPr="00000000">
        <w:rPr>
          <w:i w:val="1"/>
          <w:rtl w:val="0"/>
        </w:rPr>
        <w:t xml:space="preserve">Spilornis cheela</w:t>
      </w:r>
      <w:r w:rsidDel="00000000" w:rsidR="00000000" w:rsidRPr="00000000">
        <w:rPr>
          <w:rtl w:val="0"/>
        </w:rPr>
        <w:t xml:space="preserve"> (20 detections). However, because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galericulatus</w:t>
      </w:r>
      <w:r w:rsidDel="00000000" w:rsidR="00000000" w:rsidRPr="00000000">
        <w:rPr>
          <w:rtl w:val="0"/>
        </w:rPr>
        <w:t xml:space="preserve"> and </w:t>
      </w:r>
      <w:r w:rsidDel="00000000" w:rsidR="00000000" w:rsidRPr="00000000">
        <w:rPr>
          <w:i w:val="1"/>
          <w:rtl w:val="0"/>
        </w:rPr>
        <w:t xml:space="preserve">H. schwaneri</w:t>
      </w:r>
      <w:r w:rsidDel="00000000" w:rsidR="00000000" w:rsidRPr="00000000">
        <w:rPr>
          <w:rtl w:val="0"/>
        </w:rPr>
        <w:t xml:space="preserve"> were only detected 2 and 1 times respectively, we did not have enough data on these species to produce informative posterior distributions using occupancy modeling. </w:t>
      </w:r>
    </w:p>
    <w:p w:rsidR="00000000" w:rsidDel="00000000" w:rsidP="00000000" w:rsidRDefault="00000000" w:rsidRPr="00000000" w14:paraId="00000055">
      <w:pPr>
        <w:pStyle w:val="Heading2"/>
        <w:rPr>
          <w:i w:val="0"/>
        </w:rPr>
      </w:pPr>
      <w:sdt>
        <w:sdtPr>
          <w:tag w:val="goog_rdk_12"/>
        </w:sdtPr>
        <w:sdtContent>
          <w:commentRangeStart w:id="9"/>
        </w:sdtContent>
      </w:sdt>
      <w:r w:rsidDel="00000000" w:rsidR="00000000" w:rsidRPr="00000000">
        <w:rPr>
          <w:rtl w:val="0"/>
        </w:rPr>
        <w:t xml:space="preserve">Model validation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r w:rsidDel="00000000" w:rsidR="00000000" w:rsidRPr="00000000">
        <w:rPr>
          <w:rtl w:val="0"/>
        </w:rPr>
        <w:t xml:space="preserve">Detection probability</w:t>
      </w:r>
    </w:p>
    <w:p w:rsidR="00000000" w:rsidDel="00000000" w:rsidP="00000000" w:rsidRDefault="00000000" w:rsidRPr="00000000" w14:paraId="00000058">
      <w:pPr>
        <w:spacing w:after="0" w:lineRule="auto"/>
        <w:rPr/>
      </w:pPr>
      <w:r w:rsidDel="00000000" w:rsidR="00000000" w:rsidRPr="00000000">
        <w:rPr>
          <w:rtl w:val="0"/>
        </w:rPr>
        <w:t xml:space="preserve">Detection varied between observers. Birds were more likely to be detected earlier in the day, and detection varied significantly among both sites and species, though much more among species (</w:t>
      </w:r>
      <w:r w:rsidDel="00000000" w:rsidR="00000000" w:rsidRPr="00000000">
        <w:rPr>
          <w:i w:val="1"/>
          <w:rtl w:val="0"/>
        </w:rPr>
        <w:t xml:space="preserve">σ</w:t>
      </w:r>
      <w:r w:rsidDel="00000000" w:rsidR="00000000" w:rsidRPr="00000000">
        <w:rPr>
          <w:rtl w:val="0"/>
        </w:rPr>
        <w:t xml:space="preserve"> = 0.16 and 4.55, respectively; </w:t>
      </w:r>
      <w:r w:rsidDel="00000000" w:rsidR="00000000" w:rsidRPr="00000000">
        <w:rPr>
          <w:rtl w:val="0"/>
        </w:rPr>
        <w:t xml:space="preserve">see Table 2).</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Table 2. </w:t>
      </w:r>
      <w:r w:rsidDel="00000000" w:rsidR="00000000" w:rsidRPr="00000000">
        <w:rPr>
          <w:rtl w:val="0"/>
        </w:rPr>
        <w:t xml:space="preserve">Posterior distributions, Rhat, and effective sample size of model parameters. For occupancy parameters, only hyperparameters (mean and standard deviation of per-species random effects) are included here. A table of all parameters may be found in the Appendix.</w:t>
      </w:r>
    </w:p>
    <w:p w:rsidR="00000000" w:rsidDel="00000000" w:rsidP="00000000" w:rsidRDefault="00000000" w:rsidRPr="00000000" w14:paraId="0000005A">
      <w:pPr>
        <w:rPr/>
      </w:pPr>
      <w:r w:rsidDel="00000000" w:rsidR="00000000" w:rsidRPr="00000000">
        <w:rPr/>
        <w:drawing>
          <wp:inline distB="114300" distT="114300" distL="114300" distR="114300">
            <wp:extent cx="5943600" cy="65913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Are commercially valuable species more likely to occupy sites further from roads than commercially non-valuable species?</w:t>
      </w:r>
    </w:p>
    <w:p w:rsidR="00000000" w:rsidDel="00000000" w:rsidP="00000000" w:rsidRDefault="00000000" w:rsidRPr="00000000" w14:paraId="0000005C">
      <w:pPr>
        <w:spacing w:after="0" w:lineRule="auto"/>
        <w:rPr/>
      </w:pPr>
      <w:r w:rsidDel="00000000" w:rsidR="00000000" w:rsidRPr="00000000">
        <w:rPr>
          <w:rtl w:val="0"/>
        </w:rPr>
        <w:t xml:space="preserve">Species were significantly more likely to occupy sites that were further from roads. Commercially valuable species were significantly more likely to occupy sites further from roads than commercially non-valuable species (Table 1, Fig. 2). </w:t>
      </w:r>
      <w:r w:rsidDel="00000000" w:rsidR="00000000" w:rsidRPr="00000000">
        <w:rPr>
          <w:rtl w:val="0"/>
        </w:rPr>
        <w:t xml:space="preserve">Occupancy of commercially valuable species increased faster over the distance to roads gradient than occupancy of commercially non-valuable species (Fig. 2).</w:t>
      </w:r>
      <w:r w:rsidDel="00000000" w:rsidR="00000000" w:rsidRPr="00000000">
        <w:rPr>
          <w:rtl w:val="0"/>
        </w:rPr>
        <w:t xml:space="preserve"> [something about the inflection point?]</w:t>
      </w:r>
    </w:p>
    <w:p w:rsidR="00000000" w:rsidDel="00000000" w:rsidP="00000000" w:rsidRDefault="00000000" w:rsidRPr="00000000" w14:paraId="0000005D">
      <w:pPr>
        <w:spacing w:after="0" w:lineRule="auto"/>
        <w:rPr/>
      </w:pPr>
      <w:r w:rsidDel="00000000" w:rsidR="00000000" w:rsidRPr="00000000">
        <w:rPr/>
        <w:drawing>
          <wp:inline distB="114300" distT="114300" distL="114300" distR="114300">
            <wp:extent cx="5943600" cy="29718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Figure </w:t>
      </w:r>
      <w:r w:rsidDel="00000000" w:rsidR="00000000" w:rsidRPr="00000000">
        <w:rPr>
          <w:rtl w:val="0"/>
        </w:rPr>
        <w:t xml:space="preserve">2</w:t>
      </w:r>
      <w:r w:rsidDel="00000000" w:rsidR="00000000" w:rsidRPr="00000000">
        <w:rPr>
          <w:rtl w:val="0"/>
        </w:rPr>
        <w:t xml:space="preserve">. Most species are more likely to occupy areas further from roads, but this effect is significantly stronger for commercially valuable species. a) Each thin line traces the relationship between distance to nearest road and a species’ occupancy. The green lines indicate commercially valuable species, and purple lines indicate non-valuable species. Thick lines trace the means for each group. b) Posterior distribution of the effect of distance to road, split between commercially valuable (green) and non-valuable (purple) species. The dot indicates the mean for each group, and the horizontal error bars represent the 95% confidence interval for the mean of each group.</w:t>
      </w:r>
    </w:p>
    <w:p w:rsidR="00000000" w:rsidDel="00000000" w:rsidP="00000000" w:rsidRDefault="00000000" w:rsidRPr="00000000" w14:paraId="0000005F">
      <w:pPr>
        <w:pStyle w:val="Heading2"/>
        <w:rPr/>
      </w:pPr>
      <w:r w:rsidDel="00000000" w:rsidR="00000000" w:rsidRPr="00000000">
        <w:rPr>
          <w:rtl w:val="0"/>
        </w:rPr>
        <w:t xml:space="preserve">Are commercially valuable species more likely to occupy sites with higher percentages of intact forest than commercially non-valuable species?</w:t>
      </w:r>
    </w:p>
    <w:p w:rsidR="00000000" w:rsidDel="00000000" w:rsidP="00000000" w:rsidRDefault="00000000" w:rsidRPr="00000000" w14:paraId="00000060">
      <w:pPr>
        <w:rPr/>
      </w:pPr>
      <w:r w:rsidDel="00000000" w:rsidR="00000000" w:rsidRPr="00000000">
        <w:rPr>
          <w:rtl w:val="0"/>
        </w:rPr>
        <w:t xml:space="preserve">While all species were significantly more likely to occupy sites with higher percent intact forest, commercially valuable species were not more likely to occupy sites with higher percentages of intact forest than commercially non-valuable species (Fig. 3).</w:t>
      </w:r>
    </w:p>
    <w:p w:rsidR="00000000" w:rsidDel="00000000" w:rsidP="00000000" w:rsidRDefault="00000000" w:rsidRPr="00000000" w14:paraId="00000061">
      <w:pPr>
        <w:rPr/>
      </w:pPr>
      <w:r w:rsidDel="00000000" w:rsidR="00000000" w:rsidRPr="00000000">
        <w:rPr/>
        <w:drawing>
          <wp:inline distB="114300" distT="114300" distL="114300" distR="114300">
            <wp:extent cx="5943600" cy="29718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Figure 3. Most species are more likely to occupy areas with more intact forest, and this effect is not significantly stronger for commercially valuable species. a) Each thin line traces the relationship between percent intact forest within 500m and a species’ occupancy. The green lines indicate commercially valuable species, and purple lines indicate non-valuable species. Thick lines trace the means for each group. b) Posterior distribution of the effect of percent intact forest within 500m, split between commercially valuable (green) and non-valuable (purple) species. The dashed line indicates the mean for each group, and the horizontal error bars represent the 95% confidence interval for the mean of each group.</w:t>
      </w:r>
    </w:p>
    <w:p w:rsidR="00000000" w:rsidDel="00000000" w:rsidP="00000000" w:rsidRDefault="00000000" w:rsidRPr="00000000" w14:paraId="00000063">
      <w:pPr>
        <w:pStyle w:val="Heading1"/>
        <w:rPr/>
      </w:pPr>
      <w:r w:rsidDel="00000000" w:rsidR="00000000" w:rsidRPr="00000000">
        <w:rPr>
          <w:rtl w:val="0"/>
        </w:rPr>
        <w:t xml:space="preserve">Discussion</w:t>
      </w:r>
    </w:p>
    <w:p w:rsidR="00000000" w:rsidDel="00000000" w:rsidP="00000000" w:rsidRDefault="00000000" w:rsidRPr="00000000" w14:paraId="00000064">
      <w:pPr>
        <w:spacing w:after="0" w:lineRule="auto"/>
        <w:rPr/>
      </w:pPr>
      <w:r w:rsidDel="00000000" w:rsidR="00000000" w:rsidRPr="00000000">
        <w:rPr>
          <w:rtl w:val="0"/>
        </w:rPr>
        <w:t xml:space="preserve">Our results highlight the sensitivity of primary rainforest species to habitat disturbance, with the average species likely to occupy sites further from roads and with more intact forest. Encouragingly, our results do not suggest that commercially valuable birds in this protected area are especially sensitive to both </w:t>
      </w:r>
      <w:sdt>
        <w:sdtPr>
          <w:tag w:val="goog_rdk_13"/>
        </w:sdtPr>
        <w:sdtContent>
          <w:commentRangeStart w:id="10"/>
        </w:sdtContent>
      </w:sdt>
      <w:r w:rsidDel="00000000" w:rsidR="00000000" w:rsidRPr="00000000">
        <w:rPr>
          <w:rtl w:val="0"/>
        </w:rPr>
        <w:t xml:space="preserve">habitat disturbance </w:t>
      </w:r>
      <w:commentRangeEnd w:id="10"/>
      <w:r w:rsidDel="00000000" w:rsidR="00000000" w:rsidRPr="00000000">
        <w:commentReference w:id="10"/>
      </w:r>
      <w:r w:rsidDel="00000000" w:rsidR="00000000" w:rsidRPr="00000000">
        <w:rPr>
          <w:rtl w:val="0"/>
        </w:rPr>
        <w:t xml:space="preserve">and wildlife trade. The average commercially valuable species occupies sites further from roads than commercially non-valuable species. This trend suggests either extreme trapping pressure or an avoidance effect. Because we did not measure density, we cannot directly distinguish between these two effects. </w:t>
      </w:r>
    </w:p>
    <w:p w:rsidR="00000000" w:rsidDel="00000000" w:rsidP="00000000" w:rsidRDefault="00000000" w:rsidRPr="00000000" w14:paraId="00000065">
      <w:pPr>
        <w:spacing w:after="0" w:lineRule="auto"/>
        <w:ind w:firstLine="720"/>
        <w:rPr/>
      </w:pPr>
      <w:r w:rsidDel="00000000" w:rsidR="00000000" w:rsidRPr="00000000">
        <w:rPr>
          <w:rtl w:val="0"/>
        </w:rPr>
        <w:t xml:space="preserve">While it is possible that </w:t>
      </w:r>
      <w:r w:rsidDel="00000000" w:rsidR="00000000" w:rsidRPr="00000000">
        <w:rPr>
          <w:rtl w:val="0"/>
        </w:rPr>
        <w:t xml:space="preserve">only trapped species would learn to avoid </w:t>
      </w:r>
      <w:r w:rsidDel="00000000" w:rsidR="00000000" w:rsidRPr="00000000">
        <w:rPr>
          <w:rtl w:val="0"/>
        </w:rPr>
        <w:t xml:space="preserve">humans, Bötsch et al. (2018) suggest that the presence of humans increases perceived predation risk for most birds. Furthermore, several of the commercially valuable species (</w:t>
      </w:r>
      <w:r w:rsidDel="00000000" w:rsidR="00000000" w:rsidRPr="00000000">
        <w:rPr>
          <w:i w:val="1"/>
          <w:rtl w:val="0"/>
        </w:rPr>
        <w:t xml:space="preserve">C. sonnerati</w:t>
      </w:r>
      <w:r w:rsidDel="00000000" w:rsidR="00000000" w:rsidRPr="00000000">
        <w:rPr>
          <w:rtl w:val="0"/>
        </w:rPr>
        <w:t xml:space="preserve">, </w:t>
      </w:r>
      <w:r w:rsidDel="00000000" w:rsidR="00000000" w:rsidRPr="00000000">
        <w:rPr>
          <w:i w:val="1"/>
          <w:rtl w:val="0"/>
        </w:rPr>
        <w:t xml:space="preserve">C. malabaricus</w:t>
      </w:r>
      <w:r w:rsidDel="00000000" w:rsidR="00000000" w:rsidRPr="00000000">
        <w:rPr>
          <w:rtl w:val="0"/>
        </w:rPr>
        <w:t xml:space="preserve">, </w:t>
      </w:r>
      <w:r w:rsidDel="00000000" w:rsidR="00000000" w:rsidRPr="00000000">
        <w:rPr>
          <w:i w:val="1"/>
          <w:rtl w:val="0"/>
        </w:rPr>
        <w:t xml:space="preserve">A. tephrogenys</w:t>
      </w:r>
      <w:r w:rsidDel="00000000" w:rsidR="00000000" w:rsidRPr="00000000">
        <w:rPr>
          <w:rtl w:val="0"/>
        </w:rPr>
        <w:t xml:space="preserve">, </w:t>
      </w:r>
      <w:r w:rsidDel="00000000" w:rsidR="00000000" w:rsidRPr="00000000">
        <w:rPr>
          <w:i w:val="1"/>
          <w:rtl w:val="0"/>
        </w:rPr>
        <w:t xml:space="preserve">I. puella</w:t>
      </w:r>
      <w:r w:rsidDel="00000000" w:rsidR="00000000" w:rsidRPr="00000000">
        <w:rPr>
          <w:rtl w:val="0"/>
        </w:rPr>
        <w:t xml:space="preserve">, </w:t>
      </w:r>
      <w:r w:rsidDel="00000000" w:rsidR="00000000" w:rsidRPr="00000000">
        <w:rPr>
          <w:i w:val="1"/>
          <w:rtl w:val="0"/>
        </w:rPr>
        <w:t xml:space="preserve">P. galericulatus</w:t>
      </w:r>
      <w:r w:rsidDel="00000000" w:rsidR="00000000" w:rsidRPr="00000000">
        <w:rPr>
          <w:rtl w:val="0"/>
        </w:rPr>
        <w:t xml:space="preserve">) were classified as threatened by trade based on severe declines that have already occurred on Java and Sumatera (Lee et al. 2016), so we caution against dismissing these range contractions out of hand. If commercially valuable species are indeed vanishing from habitable forest as suggested by our results, the demand for songbirds reaches very far indeed from urban Java into very remote, rural areas of the archipelago. As access to rural forests continues to increase, and globalization weakens indigenous control over forests and resources, the last refuges for these species will quickly </w:t>
      </w:r>
      <w:sdt>
        <w:sdtPr>
          <w:tag w:val="goog_rdk_14"/>
        </w:sdtPr>
        <w:sdtContent>
          <w:commentRangeStart w:id="11"/>
        </w:sdtContent>
      </w:sdt>
      <w:r w:rsidDel="00000000" w:rsidR="00000000" w:rsidRPr="00000000">
        <w:rPr>
          <w:rtl w:val="0"/>
        </w:rPr>
        <w:t xml:space="preserve">vanish</w:t>
      </w:r>
      <w:commentRangeEnd w:id="11"/>
      <w:r w:rsidDel="00000000" w:rsidR="00000000" w:rsidRPr="00000000">
        <w:commentReference w:id="11"/>
      </w:r>
      <w:r w:rsidDel="00000000" w:rsidR="00000000" w:rsidRPr="00000000">
        <w:rPr>
          <w:rtl w:val="0"/>
        </w:rPr>
        <w:t xml:space="preserve">.</w:t>
      </w:r>
    </w:p>
    <w:p w:rsidR="00000000" w:rsidDel="00000000" w:rsidP="00000000" w:rsidRDefault="00000000" w:rsidRPr="00000000" w14:paraId="00000066">
      <w:pPr>
        <w:spacing w:after="0" w:lineRule="auto"/>
        <w:ind w:firstLine="720"/>
        <w:rPr/>
      </w:pPr>
      <w:r w:rsidDel="00000000" w:rsidR="00000000" w:rsidRPr="00000000">
        <w:rPr>
          <w:rtl w:val="0"/>
        </w:rPr>
        <w:t xml:space="preserve">Furthermore, Figure 2a illustrates that the relationship between distance to roads and occupancy for commercially valuable species has an inflection point around 5 km. This inflection point could indicate a maximum distance that hunters are willing to travel. In Sumatra, hunters stated that their usual maximum was indeed about 5 km [CITE Harris 2017]. A survey of hunters’ habits, whether conducted via interviews or field cameras, would clarify the details of their reach into the forest. </w:t>
      </w:r>
      <w:sdt>
        <w:sdtPr>
          <w:tag w:val="goog_rdk_15"/>
        </w:sdtPr>
        <w:sdtContent>
          <w:commentRangeStart w:id="12"/>
        </w:sdtContent>
      </w:sdt>
      <w:sdt>
        <w:sdtPr>
          <w:tag w:val="goog_rdk_16"/>
        </w:sdtPr>
        <w:sdtContent>
          <w:commentRangeStart w:id="13"/>
        </w:sdtContent>
      </w:sdt>
      <w:r w:rsidDel="00000000" w:rsidR="00000000" w:rsidRPr="00000000">
        <w:rPr>
          <w:rtl w:val="0"/>
        </w:rPr>
        <w:t xml:space="preserve">Only xx% of Kalimantan primary forest is located more than 5 km from a road.</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t xml:space="preserve"> Further road construction (e.g. planned roads [CITE Alamgir et al 2019 Scientific Reports]) would allow hunters to penetrate ever further into the last refuges available for commercially valuable birds. </w:t>
      </w:r>
    </w:p>
    <w:p w:rsidR="00000000" w:rsidDel="00000000" w:rsidP="00000000" w:rsidRDefault="00000000" w:rsidRPr="00000000" w14:paraId="00000067">
      <w:pPr>
        <w:spacing w:after="0" w:lineRule="auto"/>
        <w:ind w:left="0" w:firstLine="0"/>
        <w:rPr/>
      </w:pPr>
      <w:r w:rsidDel="00000000" w:rsidR="00000000" w:rsidRPr="00000000">
        <w:rPr>
          <w:rtl w:val="0"/>
        </w:rPr>
        <w:tab/>
        <w:t xml:space="preserve">This study was conducted in a protected area whose regulations prohibit the collection of any biological material, including birds. It is rural and difficult to access, and yet commercially valuable birds are still absent from near-road locations. Therefore, designating forest as protected must be accompanied by a suite of </w:t>
      </w:r>
    </w:p>
    <w:p w:rsidR="00000000" w:rsidDel="00000000" w:rsidP="00000000" w:rsidRDefault="00000000" w:rsidRPr="00000000" w14:paraId="00000068">
      <w:pPr>
        <w:spacing w:after="0" w:lineRule="auto"/>
        <w:rPr/>
      </w:pPr>
      <w:r w:rsidDel="00000000" w:rsidR="00000000" w:rsidRPr="00000000">
        <w:rPr>
          <w:i w:val="1"/>
          <w:rtl w:val="0"/>
        </w:rPr>
        <w:t xml:space="preserve">Biases and possible weaknesses of this study</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Team 1 frequently observed some species that were not expected to be common and were very rarely observed by Team 2 (e.g. </w:t>
      </w:r>
      <w:r w:rsidDel="00000000" w:rsidR="00000000" w:rsidRPr="00000000">
        <w:rPr>
          <w:i w:val="1"/>
          <w:rtl w:val="0"/>
        </w:rPr>
        <w:t xml:space="preserve">Arachnothera flavigaster</w:t>
      </w:r>
      <w:r w:rsidDel="00000000" w:rsidR="00000000" w:rsidRPr="00000000">
        <w:rPr>
          <w:rtl w:val="0"/>
        </w:rPr>
        <w:t xml:space="preserve"> observed 26 times by Team 1 and 1 time by Team 2, and expected to be “uncommon” based on Birds of the Indonesian Archipelago). In addition, Team 2 observed many common species many more times than Team 1 (e.g. </w:t>
      </w:r>
      <w:r w:rsidDel="00000000" w:rsidR="00000000" w:rsidRPr="00000000">
        <w:rPr>
          <w:i w:val="1"/>
          <w:rtl w:val="0"/>
        </w:rPr>
        <w:t xml:space="preserve">Loriculus galgulus</w:t>
      </w:r>
      <w:r w:rsidDel="00000000" w:rsidR="00000000" w:rsidRPr="00000000">
        <w:rPr>
          <w:rtl w:val="0"/>
        </w:rPr>
        <w:t xml:space="preserve"> observed 0 times by Team 1 and 83 times by Team 2, and expected to be “fairly common” based on Birds of the Indonesian Archipelago). Team 2 was led by a team member with 2+ years of experience identifying Bornean bird calls, and Team 1 had only been provided a month-long training before the start of the project, so this bias is expected to relate to misidentification and detection that is biased towards loud and complex song types. Indeed, species underreported by Team 1 tended to have quieter, simpler, and/or higher-pitched calls, or were extremely common (e.g. all of the </w:t>
      </w:r>
      <w:r w:rsidDel="00000000" w:rsidR="00000000" w:rsidRPr="00000000">
        <w:rPr>
          <w:i w:val="1"/>
          <w:rtl w:val="0"/>
        </w:rPr>
        <w:t xml:space="preserve">Prionochilus</w:t>
      </w:r>
      <w:r w:rsidDel="00000000" w:rsidR="00000000" w:rsidRPr="00000000">
        <w:rPr>
          <w:rtl w:val="0"/>
        </w:rPr>
        <w:t xml:space="preserve">, </w:t>
      </w:r>
      <w:r w:rsidDel="00000000" w:rsidR="00000000" w:rsidRPr="00000000">
        <w:rPr>
          <w:i w:val="1"/>
          <w:rtl w:val="0"/>
        </w:rPr>
        <w:t xml:space="preserve">Loriculus galgulus</w:t>
      </w:r>
      <w:r w:rsidDel="00000000" w:rsidR="00000000" w:rsidRPr="00000000">
        <w:rPr>
          <w:rtl w:val="0"/>
        </w:rPr>
        <w:t xml:space="preserve">, </w:t>
      </w:r>
      <w:r w:rsidDel="00000000" w:rsidR="00000000" w:rsidRPr="00000000">
        <w:rPr>
          <w:i w:val="1"/>
          <w:rtl w:val="0"/>
        </w:rPr>
        <w:t xml:space="preserve">Dicaeum trigonostigma</w:t>
      </w:r>
      <w:r w:rsidDel="00000000" w:rsidR="00000000" w:rsidRPr="00000000">
        <w:rPr>
          <w:rtl w:val="0"/>
        </w:rPr>
        <w:t xml:space="preserve">, </w:t>
      </w:r>
      <w:r w:rsidDel="00000000" w:rsidR="00000000" w:rsidRPr="00000000">
        <w:rPr>
          <w:i w:val="1"/>
          <w:rtl w:val="0"/>
        </w:rPr>
        <w:t xml:space="preserve">Cyanoderma rufifrons</w:t>
      </w:r>
      <w:r w:rsidDel="00000000" w:rsidR="00000000" w:rsidRPr="00000000">
        <w:rPr>
          <w:rtl w:val="0"/>
        </w:rPr>
        <w:t xml:space="preserve">, </w:t>
      </w:r>
      <w:r w:rsidDel="00000000" w:rsidR="00000000" w:rsidRPr="00000000">
        <w:rPr>
          <w:i w:val="1"/>
          <w:rtl w:val="0"/>
        </w:rPr>
        <w:t xml:space="preserve">Arachnothera longirostra</w:t>
      </w:r>
      <w:r w:rsidDel="00000000" w:rsidR="00000000" w:rsidRPr="00000000">
        <w:rPr>
          <w:rtl w:val="0"/>
        </w:rPr>
        <w:t xml:space="preserve">, </w:t>
      </w:r>
      <w:r w:rsidDel="00000000" w:rsidR="00000000" w:rsidRPr="00000000">
        <w:rPr>
          <w:i w:val="1"/>
          <w:rtl w:val="0"/>
        </w:rPr>
        <w:t xml:space="preserve">Aegithina viridissima</w:t>
      </w:r>
      <w:r w:rsidDel="00000000" w:rsidR="00000000" w:rsidRPr="00000000">
        <w:rPr>
          <w:rtl w:val="0"/>
        </w:rPr>
        <w:t xml:space="preserve">).</w:t>
      </w:r>
    </w:p>
    <w:p w:rsidR="00000000" w:rsidDel="00000000" w:rsidP="00000000" w:rsidRDefault="00000000" w:rsidRPr="00000000" w14:paraId="0000006A">
      <w:pPr>
        <w:pStyle w:val="Heading2"/>
        <w:rPr/>
      </w:pPr>
      <w:sdt>
        <w:sdtPr>
          <w:tag w:val="goog_rdk_17"/>
        </w:sdtPr>
        <w:sdtContent>
          <w:commentRangeStart w:id="14"/>
        </w:sdtContent>
      </w:sdt>
      <w:r w:rsidDel="00000000" w:rsidR="00000000" w:rsidRPr="00000000">
        <w:rPr>
          <w:rtl w:val="0"/>
        </w:rPr>
        <w:t xml:space="preserve">Recommendations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6B">
      <w:pPr>
        <w:spacing w:after="0" w:lineRule="auto"/>
        <w:rPr/>
      </w:pPr>
      <w:r w:rsidDel="00000000" w:rsidR="00000000" w:rsidRPr="00000000">
        <w:rPr>
          <w:rtl w:val="0"/>
        </w:rPr>
        <w:t xml:space="preserve">As recommended by (Rentschlar et al. 2018), strategies to mitigate illegal poaching of songbirds must be </w:t>
      </w:r>
      <w:sdt>
        <w:sdtPr>
          <w:tag w:val="goog_rdk_18"/>
        </w:sdtPr>
        <w:sdtContent>
          <w:commentRangeStart w:id="15"/>
        </w:sdtContent>
      </w:sdt>
      <w:r w:rsidDel="00000000" w:rsidR="00000000" w:rsidRPr="00000000">
        <w:rPr>
          <w:rtl w:val="0"/>
        </w:rPr>
        <w:t xml:space="preserve">multi-pronged and engage all stakeholders</w:t>
      </w:r>
      <w:commentRangeEnd w:id="15"/>
      <w:r w:rsidDel="00000000" w:rsidR="00000000" w:rsidRPr="00000000">
        <w:commentReference w:id="15"/>
      </w:r>
      <w:r w:rsidDel="00000000" w:rsidR="00000000" w:rsidRPr="00000000">
        <w:rPr>
          <w:rtl w:val="0"/>
        </w:rPr>
        <w:t xml:space="preserve">. Most critically, these songbirds must be nationally protected. Regrettably, after the Conservation Act No. 5 of 1990 was updated in 2018, the songbird keeper community pressured the removal of some of the most valuable and overexploited species (Straw-headed Bulbul, which is classified by the IUCN as Critically Endangered). This unfortunate about-face puts these birds at risk once again and highlights the massive domestic demand for them. We echo calls by others (e.g. Jepson and Ladle 2005, Chng et al. 2015, Chng and Eaton 2016) for Indonesia to finally protect the species of concern recommended by the Asian Songbird Crisis Summit (Lee et al. 2016) based upon the negative impacts of the trade on wild populations. </w:t>
      </w:r>
    </w:p>
    <w:p w:rsidR="00000000" w:rsidDel="00000000" w:rsidP="00000000" w:rsidRDefault="00000000" w:rsidRPr="00000000" w14:paraId="0000006C">
      <w:pPr>
        <w:spacing w:after="0" w:lineRule="auto"/>
        <w:ind w:firstLine="720"/>
        <w:rPr/>
      </w:pPr>
      <w:r w:rsidDel="00000000" w:rsidR="00000000" w:rsidRPr="00000000">
        <w:rPr>
          <w:rtl w:val="0"/>
        </w:rPr>
        <w:t xml:space="preserve">Until education and behavior change campaigns are able to address the root causes, prices for rare birds will continue to rise and tempt poachers into protected areas. We also echo Rentschlar et al. (2018) in their assertion that captive breeding cannot mitigate demand for wild birds in Kalimantan in the absence of comprehensive regulation and enforcement. </w:t>
      </w:r>
    </w:p>
    <w:p w:rsidR="00000000" w:rsidDel="00000000" w:rsidP="00000000" w:rsidRDefault="00000000" w:rsidRPr="00000000" w14:paraId="0000006D">
      <w:pPr>
        <w:spacing w:after="0" w:lineRule="auto"/>
        <w:ind w:firstLine="720"/>
        <w:rPr/>
      </w:pPr>
      <w:r w:rsidDel="00000000" w:rsidR="00000000" w:rsidRPr="00000000">
        <w:rPr>
          <w:rtl w:val="0"/>
        </w:rPr>
        <w:t xml:space="preserve">Our results highlight the obvious: most species depend on primary forest for their survival, and therefore, any ongoing deforestation of Cagar Alam Gunung Niyut (CAGN) must halt immediately. Though Gaveau (2017) estimates that 50% of the island remains forested, CAGN is an island of forest in an area that was deforested mainly in the 1980s and 1990s (Global Forest Watch 2018), and remains one of West Kalimantan’s last large plots of intact forest. This remnant habitat must be protected. To reach this objective, conservationists and policymakers must work with communities living in and near CAGN to understand the proximate causes of deforestation and help alleviate the poverty that may drive local people to log and trap.</w:t>
      </w:r>
    </w:p>
    <w:p w:rsidR="00000000" w:rsidDel="00000000" w:rsidP="00000000" w:rsidRDefault="00000000" w:rsidRPr="00000000" w14:paraId="0000006E">
      <w:pPr>
        <w:ind w:firstLine="720"/>
        <w:rPr/>
      </w:pPr>
      <w:r w:rsidDel="00000000" w:rsidR="00000000" w:rsidRPr="00000000">
        <w:rPr>
          <w:rtl w:val="0"/>
        </w:rPr>
        <w:t xml:space="preserve">This study documents the effects of illegal trapping activity on wild populations of threatened songbirds. Despite residing within a Nature Preserve (</w:t>
      </w:r>
      <w:r w:rsidDel="00000000" w:rsidR="00000000" w:rsidRPr="00000000">
        <w:rPr>
          <w:i w:val="1"/>
          <w:rtl w:val="0"/>
        </w:rPr>
        <w:t xml:space="preserve">Cagar Alam</w:t>
      </w:r>
      <w:r w:rsidDel="00000000" w:rsidR="00000000" w:rsidRPr="00000000">
        <w:rPr>
          <w:rtl w:val="0"/>
        </w:rPr>
        <w:t xml:space="preserve">) whose regulations prohibit harvesting of any kind, valuable songbird populations are showing signs of trapping pressure in this isolated park. Furthermore, we detected no individuals of Straw-headed Bulbul during this study, which indicates that past trapping pressure reached deep into the park. If indeed Straw-headed Bulbul was trapped out of the Preserve in the past, currently valuable species could be trapped out in the future. However, the presence of threatened songbirds documented here underscores how vital it is to protect Cagar Alam Gunung Niyut. </w:t>
      </w:r>
      <w:sdt>
        <w:sdtPr>
          <w:tag w:val="goog_rdk_19"/>
        </w:sdtPr>
        <w:sdtContent>
          <w:commentRangeStart w:id="16"/>
        </w:sdtContent>
      </w:sdt>
      <w:r w:rsidDel="00000000" w:rsidR="00000000" w:rsidRPr="00000000">
        <w:rPr>
          <w:rtl w:val="0"/>
        </w:rPr>
        <w:t xml:space="preserve">Road construction near or in primary forest will likely further reduce the viable habitat available for commercially valuable birds.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6F">
      <w:pPr>
        <w:pStyle w:val="Heading1"/>
        <w:rPr/>
      </w:pPr>
      <w:r w:rsidDel="00000000" w:rsidR="00000000" w:rsidRPr="00000000">
        <w:rPr>
          <w:rtl w:val="0"/>
        </w:rPr>
        <w:t xml:space="preserve">References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Abood, S. A., J. S. H. Lee, Z. Burivalova, J. Garcia-Ulloa, and L. P. Koh. 2015. Relative Contributions of the Logging, Fiber, Oil Palm, and Mining Industries to Forest Loss in Indonesia: Deforestation among Indonesia’s industries. Conservation Letters 8:58–67.</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Achard, F. 2002. Determination of Deforestation Rates of the World’s Humid Tropical Forests. Science 297:999–1002.</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Alves, R. R., and H. N. Alves. 2011. The faunal drugstore: Animal-based remedies used in traditional medicines in Latin America. Journal of Ethnobiology and Ethnomedicine 7:9.</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Alves, R. R. N., W. M. S. Souto, and R. R. D. Barboza. 2010. Primates in traditional folk medicine: a world overview. Mammal Review 40:155–180.</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Bennett, E. L., E. J. Milner-Gulland, M. Bakarr, H. E. Eves, J. G. Robinson, and D. S. Wilkie. 2002. Hunting the world’s wildlife to extinction. Oryx 36.</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Bergin, D., S. C. Chng, J. A. Eaton, and C. R. Shepherd. 2017. The final straw? An overview of Straw-headed Bulbul Pycnonotus zeylanicus trade in Indonesia. Bird Conservation International:1–7.</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Bötsch, Y., Z. Tablado, D. Scherl, M. Kéry, R. F. Graf, and L. Jenni. 2018. Effect of Recreational Trails on Forest Birds: Human Presence Matters. Frontiers in Ecology and Evolution 6:175.</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Brooks, T. M., R. A. Mittermeier, C. G. Mittermeier, G. A. B. da Fonseca, A. B. Rylands, W. R. Konstant, P. Flick, J. Pilgrim, S. Oldfield, G. Magin, and C. Hilton-Taylor. 2002. Habitat Loss and Extinction in the Hotspots of Biodiversity. Conservation Biology 16:909–923.</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Burivalova, Z., T. M. Lee, F. Hua, J. S. H. Lee, D. M. Prawiradilaga, and D. S. Wilcove. 2017. Understanding consumer preferences and demography in order to reduce the domestic trade in wild-caught birds. Biological Conservation 209:423–431.</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Bush, E. R., S. E. Baker, and D. W. Macdonald. 2014. Global Trade in Exotic Pets 2006-2012. Conservation Biology 28:663–676.</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Canterbury, G. E., T. E. Martin, D. R. Petit, L. J. Petit, and D. F. Bradford. 2000. Bird Communities and Habitat as Ecological Indicators of Forest Condition in Regional Monitoring. Conservation Biology 14:544–558.</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Chiok, W. X., A. E. Miller, S. E. H. Pang, J. A. Eaton, M. Rao, and F. E. Rheindt. 2019. Regional and local extirpation of a formerly common Sundaic passerine, the Straw-headed Bulbul:10.</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Chng, S. C., and J. A. Eaton. 2016. In the market for extinction: Eastern and Central Java. TRAFFIC, Petaling Jaya, Selangor, Malaysia.</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Chng, S. C. L., J. A. Eaton, K. Krishnasamy, C. R. Shepherd, and V. Nijman. 2015. In the market for extinction: An inventory of Jakarta’s bird markets. TRAFFIC Southeast Asia, Petaling Jaya, Selangor, Malaysia.</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Chng, S. C. L., M. Guciano, and J. A. Eaton. 2016. In the market for extinction: Sukahaji, Bandung, Java, Indonesia:8.</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Chng, S. C. L., C. R. Shepherd, and J. A. Eaton. 2018. In the market for extinction: birds for sale at selected outlets in Sumatra. TRAFFIC Bulletin 30:8.</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Chung, M. G., T. Dietz, and J. Liu. 2018. Global relationships between biodiversity and nature-based tourism in protected areas. Ecosystem Services 34:11–23.</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Cohen, W. B., Z. Yang, S. P. Healey, R. E. Kennedy, and N. Gorelick. 2018. A LandTrendr multispectral ensemble for forest disturbance detection. Remote Sensing of Environment 205:131–140.</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Cole, L. E. S., S. A. Bhagwat, and K. J. Willis. 2014. Recovery and resilience of tropical forests after disturbance. Nature Communications 5:3906.</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Collar, N. J., M. Crosby, and A. Statterfield. 1994. Birds to Watch 2: The World List of Threatened Birds. BirdLife International, Cambridge, UK.</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Collar, N. J., and A. Juniper. 1992. Dimensions and causes of the parrot conservation crisis. Pages 1–24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 R. Beissinger and N. Snyder, editors. New World parrots in crisis: solutions from conservation biology. Smithsonian Institute Press, Washington, DC, USA.</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Curran, L. M. 2004. Lowland Forest Loss in Protected Areas of Indonesian Borneo. Science 303:1000–1003.</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Drury, R. 2011. Hungry for success: Urban consumer demand for wild animal products in Vietnam. Conservation and Society 9:247.</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Echeverri, A., D. S. Karp, R. Naidoo, J. A. Tobias, J. Zhao, and K. M. A. Chan. 2020. Can avian functional traits predict cultural ecosystem services? People and Nature 2:138–151.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Elbroch, L. M., and H. U. Wittmer. 2012. Puma spatial ecology in open habitats with aggregate prey. Mammalian Biology 77:377–384.</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Fernandes-Ferreira, H., S. V. Mendonça, C. Albano, F. S. Ferreira, and R. R. N. Alves. 2012. Hunting, use and conservation of birds in Northeast Brazil. Biodiversity and Conservation 21:221–244.</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Gaveau, D. L. A. 2017. What a difference 4 decades make : Deforestation in Borneo since 1973. CIFOR:1–4.</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Gelman, A., and D. B. Rubin. 1992. Inference from Iterative Simulation Using Multiple Sequences. Statistical Science 7:457–472.</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Glisson, W. J., C. J. Conway, C. P. Nadeau, and K. L. Borgmann. 2017. Habitat models to predict wetland bird occupancy influenced by scale, anthropogenic disturbance, and imperfect detection. Ecosphere 8:e01837.</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Global Forest Watch. 2018. Tree Cover Loss in Kalimantan Barat. https://www.globalforestwatch.org/dashboards/country/IDN/12/9.</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Gorelick, N., M. Hancher, M. Dixon, S. Ilyushchenko, D. Thau, and R. Moore. 2017. Google Earth Engine: Planetary-scale geospatial analysis for everyone. Remote Sensing of Environment 202:18–27.</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Hansen, M. C., P. V. Potapov, R. Moore, M. Hancher, S. A. Turubanova, A. Tyukavina, D. Thau, S. V. Stehman, S. J. Goetz, T. R. Loveland, A. Kommareddy, A. Egorov, L. Chini, C. O. Justice, and J. R. G. Townshend. 2013. High-Resolution Global Maps of 21st-Century Forest Cover Change. Science 342:850–853.</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Harris, J. B. C., J. M. H. Green, D. M. Prawiradilaga, X. Giam, Giyanto, D. Hikmatullah, C. A. Putra, and D. S. Wilcove. 2015. Using market data and expert opinion to identify overexploited species in the wild bird trade. Biological Conservation 187:51–60.</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Harris, J. B. C., M. W. Tingley, F. Hua, D. L. Yong, J. M. Adeney, T. M. Lee, W. Marthy, D. M. Prawiradilaga, C. H. Sekercioglu, Suyadi, N. Winarni, and D. S. Wilcove. 2017. Measuring the impact of the pet trade on Indonesian birds: Bird Declines from Pet Trade. Conservation Biology 31:394–405.</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Jepson, P. 2010. Towards an Indonesian bird conservation ethos: Reflections from a study of bird-keeping in the cities of Java and Bali. Pages 331–330 Ethno-ornithology: Birds, indigenous peoples, culture and society. Earthscan.</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Jepson, P., and R. J. Ladle. 2005. Bird-keeping in Indonesia: conservation impacts and the potential for substitution-based conservation responses. Oryx 39:442.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Kennedy, R., Z. Yang, N. Gorelick, J. Braaten, L. Cavalcante, W. Cohen, and S. Healey. 2018. Implementation of the LandTrendr Algorithm on Google Earth Engine. Remote Sensing 10:691.</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Kery, M., and M. Schaub. 2011. Bayesian Population Analysis using WinBUGS: A Hierarchical Perspective. Elsevier Science.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Lee, J. G. H., S. C. L. Chng, and J. A. Eaton. 2016. Conservation strategy for Southeast Asian songbirds in trade. Wildlife Reserves Singapore/TRAFFIC, Singapore.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Lorenz, T. J., K. T. Vierling, J. M. Kozma, J. E. Millard, and M. G. Raphael. 2015. Space use by white-headed woodpeckers and selection for recent forest disturbances: White-Headed Woodpecker Space Use. The Journal of Wildlife Management 79:1286–1297.</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MacKenzie, D. I., and J. Hines. 2018. RPresence: R Interface for Program PRESENCE.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Margono, B. A., P. V. Potapov, S. Turubanova, F. Stolle, and M. C. Hansen. 2014. Primary forest cover loss in Indonesia over 2000–2012. Nature Climate Change 4:730–735.</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Marshall, H., N. J. Collar, A. C. Lees, A. Moss, P. Yuda, and S. J. Marsden. 2020. Spatio-temporal dynamics of consumer demand driving the Asian Songbird Crisis. Biological Conservation 241:108237.</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McNamara, J., M. Rowcliffe, G. Cowlishaw, J. S. Alexander, Y. Ntiamoa-Baidu, A. Brenya, and E. J. Milner-Gulland. 2016. Characterising Wildlife Trade Market Supply-Demand Dynamics. PLOS ONE 11:e0162972.</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Miettinen, J., C. Shi, and S. C. Liew. 2011. Deforestation rates in insular Southeast Asia between 2000 and 2010. Global Change Biology 17:2261–2270.</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Miettinen, J., C. Shi, W. J. Tan, and S. C. Liew. 2012. 2010 land cover map of insular Southeast Asia in 250-m spatial resolution. Remote Sensing Letters 3:11–20.</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Myers, N., R. A. Mittermeier, C. G. Mittermeier, G. A. B. da Fonseca, and J. Kent. 2000. Biodiversity hotspots for conservation priorities. Nature 403:853–858.</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NASA LP DAAC. 2011. ASTER Global Digital Elevation Model. Version 2. NASA EOSDIS Land Processes DAAC, USGS Earth Resources and Science (EROS) Center, Souix Falls, SD, USA.</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Newbold, T.,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and A. Purvis. 2015. Global effects of land use on local terrestrial biodiversity. Nature 520:45–50.</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Nijman, V. 2010. An overview of international wildlife trade from Southeast Asia. Biodiversity and Conservation 19:1101–1114.</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Nijman, V., C. R. Shepherd, Mumpuni, and K. L. Sanders. 2012. Over-exploitation and illegal trade of reptiles in Indonesia. Herpetological Journal 22:83–89.</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Nóbrega Alves, R. R., J. R. De Farias Lima, and H. F. P. Araujo. 2013. The live bird trade in Brazil and its conservation implications: an overview. Bird Conservation International 23:53–65.</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Pearman, P. B. 2002. THE SCALE OF COMMUNITY STRUCTURE: HABITAT VARIATION AND AVIAN GUILDS IN TROPICAL FOREST UNDERSTORY. Ecological Monographs 72:19–39.</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Plummer, M. 2017. JAGS - Just Another Gibbs Sampler.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Puhakka, L., M. Salo, and I. E. Sääksjärvi. 2011. Bird Diversity, Birdwatching Tourism and Conservation in Peru: A Geographic Analysis. PLoS ONE 6:e26786.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Rentschlar, K. A., A. E. Miller, K. S. Lauck, M. Rodiansyah, Bobby, Muflihati, and Kartikawati. 2018. A Silent Morning: The Songbird Trade in Kalimantan, Indonesia. Tropical Conservation Science 11:194008291775390.</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Sarkar, D. 2008. Lattice: Multivariate Data Visualization with R. Springer, New York.</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Simard, M., N. Pinto, J. B. Fisher, and A. Baccini. 2011. Mapping forest canopy height globally with spaceborne lidar. Journal of Geophysical Research 116:G04021.</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Sodhi, N. S., L. P. Koh, B. W. Brook, and P. K. L. Ng. 2004. Southeast Asian biodiversity: an impending disaster. Trends in Ecology &amp; Evolution 19:654–660.</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 Y.-S., and M. Yajima. 2020. Package 'R2jags’: Using R to Run “JAGS”.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Suárez, E., M. Morales, R. Cueva, V. Utreras Bucheli, G. Zapata-Ríos, E. Toral, J. Torres, W. Prado, and J. Vargas Olalla. 2009. Oil industry, wild meat trade and roads: indirect effects of oil extraction activities in a protected area in north-eastern Ecuador. Animal Conservation 12:364–373.</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Symes, W. S., D. P. Edwards, J. Miettinen, F. E. Rheindt, and L. R. Carrasco. 2018. Combined impacts of deforestation and wildlife trade on tropical biodiversity are severely underestimated. Nature Communications 9:4052.</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Vermote, E., C. Justice, M. Claverie, and B. Franch. 2016. Preliminary analysis of the performance of the Landsat 8/OLI land surface reflectance product. Remote Sensing of Environment 185:46–56.</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Wright, T. F., C. A. Toft, E. Enkerlin-Hoeflich, J. Gonzalez-Elizondo, M. Albornoz, A. Rodríguez-Ferraro, F. Rojas-Suárez, V. Sanz, A. Trujillo, S. R. Beissinger, V. Berovides A, G. A. Xiomara, A. T. Brice, K. Joyner, J. Eberhard, J. Gilardi, S. Koenig, S. Stoleson, P. Martuscelli, J. M. Meyers, K. Renton, A. M. Rodríguez, A. C. Sosa-Asanza, F. J. Vilella, and J. W. Wiley. 2001. Nest poaching in Neotropical parrots. Conservation Biology 15:710–720.</w:t>
      </w:r>
    </w:p>
    <w:p w:rsidR="00000000" w:rsidDel="00000000" w:rsidP="00000000" w:rsidRDefault="00000000" w:rsidRPr="00000000" w14:paraId="000000B0">
      <w:pPr>
        <w:pBdr>
          <w:top w:space="0" w:sz="0" w:val="nil"/>
          <w:left w:space="0" w:sz="0" w:val="nil"/>
          <w:bottom w:space="0" w:sz="0" w:val="nil"/>
          <w:right w:space="0" w:sz="0" w:val="nil"/>
          <w:between w:space="0" w:sz="0" w:val="nil"/>
        </w:pBdr>
        <w:rPr>
          <w:color w:val="000000"/>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ie Lauck" w:id="15" w:date="2020-07-21T13:35:00Z">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Marissa: careful of prescriptive language: are most effective when they...? then in the following sentence: one management option is national protection?</w:t>
      </w:r>
    </w:p>
  </w:comment>
  <w:comment w:author="Katie Lauck" w:id="1" w:date="2020-07-21T13:28:00Z">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Marissa: Bring this last point out more, perhaps giving it its own sentence, to set up distance from roads as your key metric and part of your central hypothesis.</w:t>
      </w:r>
    </w:p>
  </w:comment>
  <w:comment w:author="Katie Lauck" w:id="14" w:date="2020-07-21T13:35:00Z">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Marissa: Another good Discussion element is placing this work in the context of the broader literature: how do the results here compare to findings for other studies of commercially traded, wild-harvested species in terms of the effects of factors like distance from roads and amount of intact forest?  Where results differ, what might cause these differences?</w:t>
      </w:r>
    </w:p>
  </w:comment>
  <w:comment w:author="Katie Lauck" w:id="6" w:date="2020-07-21T13:29:00Z">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Marissa: A bit descriptive: about what is, not how, why, or what drives what this is.  Think if how you could dig a little deeper to get to transferrable knowledge: is this about whether distance from roads is a useful metric for measuring commercial harvest on bird species?   Or does your hierarchical occupancy model get at some possible drivers (co-variates) of the impact of commercial harvest on bird species?   If you revise this, think of how to make sure to frame your preceding material so the reader anticipates this as the key question to resolve.</w:t>
      </w:r>
    </w:p>
  </w:comment>
  <w:comment w:author="Katherine Lauck" w:id="9" w:date="2020-10-07T19:41:56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ask Danny about this one</w:t>
      </w:r>
    </w:p>
  </w:comment>
  <w:comment w:author="Katie Lauck" w:id="10" w:date="2020-07-21T13:33:00Z">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Marissa: maybe specify as accessibility for take in wildlife trade, to further distinguish from other disturbances</w:t>
      </w:r>
    </w:p>
  </w:comment>
  <w:comment w:author="Katherine Lauck" w:id="12" w:date="2020-10-08T00:56:18Z">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some kind of relevant statistic to put here</w:t>
      </w:r>
    </w:p>
  </w:comment>
  <w:comment w:author="Sarah Carroll" w:id="13" w:date="2020-11-06T17:38:24Z">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it would be helpful I can throw in a quick calculation here from the maps I've made since I don't know if this statistic is easily found elsewhere!</w:t>
      </w:r>
    </w:p>
  </w:comment>
  <w:comment w:author="Sarah Carroll" w:id="8" w:date="2020-11-06T17:45:10Z">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this just to clarify that these papers are the sources of the data, not the evidence for the hypothesized effect. One option could be to have another column to add papers that provide evidence in support of the hypotheses listed here.</w:t>
      </w:r>
    </w:p>
  </w:comment>
  <w:comment w:author="Katie Lauck" w:id="3" w:date="2020-08-12T12:45:00Z">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Should/could this be moved to the discussion? It provides good context for why one might care about the disappearance of birds, but might be better situated as a consequence of documented declines.</w:t>
      </w:r>
    </w:p>
  </w:comment>
  <w:comment w:author="Sarah Carroll" w:id="7" w:date="2020-11-06T17:43:25Z">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need help adding info here for some of these covariates. With NDVI, generally we would expect that higher NDVI values represent greener canopies/ more chlorophyll and is an ok index of  forest health.</w:t>
      </w:r>
    </w:p>
  </w:comment>
  <w:comment w:author="Katie Lauck" w:id="0" w:date="2020-07-21T13:27:00Z">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Marissa: When you get to writing this: make sure you balance your intro/methods/results/discussion material (one common abstract mistake is to have too much intro material) and have clear take-homes: not just XX affects YY, but how and why (being vague on this is another common mistake)</w:t>
      </w:r>
    </w:p>
  </w:comment>
  <w:comment w:author="Adam Miller" w:id="4" w:date="2020-08-11T04:27:00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find a reference for this.</w:t>
      </w:r>
    </w:p>
  </w:comment>
  <w:comment w:author="Katie Lauck" w:id="5" w:date="2020-08-11T20:38:00Z">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hunted for a while and didn’t come up with anything! I think it’s partially my inexperience with anthropological literature and also all these different related groups have different names. If you have any suggestions of where to try, or people to get in contact with, I’m all ears.</w:t>
      </w:r>
    </w:p>
  </w:comment>
  <w:comment w:author="Katie Lauck" w:id="2" w:date="2020-07-21T13:28:00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Marissa: BMore of a "furthermore" than a "however": here and elsewhere (e.g., the "however" in the second sentence of the next paragraph too) be sure to reserve contradicting transitions for things in opposition</w:t>
      </w:r>
    </w:p>
  </w:comment>
  <w:comment w:author="Katherine Lauck" w:id="16" w:date="2020-11-02T17:26:07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on infrastructure</w:t>
      </w:r>
    </w:p>
  </w:comment>
  <w:comment w:author="Adam Miller" w:id="11" w:date="2020-08-11T04:34:52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really good! I just think we can use a bit more in this section. I agree that there are weakness and bc we don't have densities we can distinguish between the various impacts. But we also must remember that this is one of the FIRST studies on borneo showing this impact, and from the Indonesian side probably the only study yet on wild songbirds and the impacts of trapping. So I think we can add a few sentences there just to beef up this section and potentially sell the paper a bit more.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5" w15:done="0"/>
  <w15:commentEx w15:paraId="000000B6" w15:done="0"/>
  <w15:commentEx w15:paraId="000000B7" w15:done="0"/>
  <w15:commentEx w15:paraId="000000B8" w15:done="0"/>
  <w15:commentEx w15:paraId="000000B9" w15:done="0"/>
  <w15:commentEx w15:paraId="000000BA" w15:done="0"/>
  <w15:commentEx w15:paraId="000000BB" w15:done="0"/>
  <w15:commentEx w15:paraId="000000BC" w15:paraIdParent="000000BB" w15:done="0"/>
  <w15:commentEx w15:paraId="000000BD" w15:done="0"/>
  <w15:commentEx w15:paraId="000000BE" w15:done="0"/>
  <w15:commentEx w15:paraId="000000BF" w15:done="0"/>
  <w15:commentEx w15:paraId="000000C0" w15:done="0"/>
  <w15:commentEx w15:paraId="000000C1" w15:done="0"/>
  <w15:commentEx w15:paraId="000000C2" w15:paraIdParent="000000C1" w15:done="0"/>
  <w15:commentEx w15:paraId="000000C3" w15:done="0"/>
  <w15:commentEx w15:paraId="000000C4" w15:done="0"/>
  <w15:commentEx w15:paraId="000000C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tl w:val="0"/>
      </w:rPr>
      <w:t xml:space="preserve">Lauck </w:t>
    </w:r>
    <w:r w:rsidDel="00000000" w:rsidR="00000000" w:rsidRPr="00000000">
      <w:rPr>
        <w:i w:val="1"/>
        <w:color w:val="000000"/>
        <w:rtl w:val="0"/>
      </w:rPr>
      <w:t xml:space="preserve">et al.</w:t>
    </w:r>
    <w:r w:rsidDel="00000000" w:rsidR="00000000" w:rsidRPr="00000000">
      <w:rPr>
        <w:color w:val="000000"/>
        <w:rtl w:val="0"/>
      </w:rPr>
      <w:t xml:space="preserve"> </w:t>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tl w:val="0"/>
      </w:rPr>
      <w:t xml:space="preserve">Effects of anthropogenic disturbances on habitat use of Bornean Birds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16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rPr>
  </w:style>
  <w:style w:type="paragraph" w:styleId="Heading2">
    <w:name w:val="heading 2"/>
    <w:basedOn w:val="Normal"/>
    <w:next w:val="Normal"/>
    <w:pPr/>
    <w:rPr>
      <w:b w:val="0"/>
      <w:i w:val="1"/>
    </w:rPr>
  </w:style>
  <w:style w:type="paragraph" w:styleId="Heading3">
    <w:name w:val="heading 3"/>
    <w:basedOn w:val="Normal"/>
    <w:next w:val="Normal"/>
    <w:pPr/>
    <w:rPr>
      <w:b w:val="0"/>
      <w:i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0"/>
      <w:i w:val="0"/>
    </w:rPr>
  </w:style>
  <w:style w:type="paragraph" w:styleId="Normal" w:default="1">
    <w:name w:val="Normal"/>
    <w:qFormat w:val="1"/>
    <w:rsid w:val="001F41CE"/>
    <w:pPr>
      <w:contextualSpacing w:val="1"/>
    </w:pPr>
  </w:style>
  <w:style w:type="paragraph" w:styleId="Heading1">
    <w:name w:val="heading 1"/>
    <w:basedOn w:val="Normal"/>
    <w:next w:val="Normal"/>
    <w:link w:val="Heading1Char"/>
    <w:uiPriority w:val="9"/>
    <w:qFormat w:val="1"/>
    <w:rsid w:val="00C35D29"/>
    <w:pPr>
      <w:outlineLvl w:val="0"/>
    </w:pPr>
    <w:rPr>
      <w:b w:val="1"/>
      <w:bCs w:val="1"/>
    </w:rPr>
  </w:style>
  <w:style w:type="paragraph" w:styleId="Heading2">
    <w:name w:val="heading 2"/>
    <w:basedOn w:val="Heading1"/>
    <w:next w:val="Normal"/>
    <w:link w:val="Heading2Char"/>
    <w:uiPriority w:val="9"/>
    <w:unhideWhenUsed w:val="1"/>
    <w:qFormat w:val="1"/>
    <w:rsid w:val="00C35D29"/>
    <w:pPr>
      <w:outlineLvl w:val="1"/>
    </w:pPr>
    <w:rPr>
      <w:b w:val="0"/>
      <w:bCs w:val="0"/>
      <w:i w:val="1"/>
      <w:iCs w:val="1"/>
    </w:rPr>
  </w:style>
  <w:style w:type="paragraph" w:styleId="Heading3">
    <w:name w:val="heading 3"/>
    <w:basedOn w:val="Heading2"/>
    <w:next w:val="Normal"/>
    <w:link w:val="Heading3Char"/>
    <w:uiPriority w:val="9"/>
    <w:semiHidden w:val="1"/>
    <w:unhideWhenUsed w:val="1"/>
    <w:qFormat w:val="1"/>
    <w:rsid w:val="00C35D29"/>
    <w:pPr>
      <w:outlineLvl w:val="2"/>
    </w:p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Heading3"/>
    <w:next w:val="Normal"/>
    <w:link w:val="TitleChar"/>
    <w:uiPriority w:val="10"/>
    <w:qFormat w:val="1"/>
    <w:rsid w:val="00BB41AF"/>
    <w:pPr>
      <w:jc w:val="center"/>
    </w:pPr>
    <w:rPr>
      <w:i w:val="0"/>
      <w:iCs w:val="0"/>
    </w:rPr>
  </w:style>
  <w:style w:type="paragraph" w:styleId="Citations" w:customStyle="1">
    <w:name w:val="Citations"/>
    <w:basedOn w:val="Normal"/>
    <w:link w:val="CitationsChar"/>
    <w:qFormat w:val="1"/>
    <w:rsid w:val="00B77AA4"/>
    <w:pPr>
      <w:ind w:left="720" w:hanging="720"/>
    </w:pPr>
  </w:style>
  <w:style w:type="character" w:styleId="CitationsChar" w:customStyle="1">
    <w:name w:val="Citations Char"/>
    <w:basedOn w:val="DefaultParagraphFont"/>
    <w:link w:val="Citations"/>
    <w:rsid w:val="00B77AA4"/>
    <w:rPr>
      <w:rFonts w:ascii="Cambria" w:hAnsi="Cambria"/>
      <w:sz w:val="24"/>
    </w:rPr>
  </w:style>
  <w:style w:type="character" w:styleId="Heading1Char" w:customStyle="1">
    <w:name w:val="Heading 1 Char"/>
    <w:basedOn w:val="DefaultParagraphFont"/>
    <w:link w:val="Heading1"/>
    <w:uiPriority w:val="9"/>
    <w:rsid w:val="00C35D29"/>
    <w:rPr>
      <w:rFonts w:ascii="Cambria" w:hAnsi="Cambria"/>
      <w:b w:val="1"/>
      <w:bCs w:val="1"/>
      <w:sz w:val="24"/>
      <w:szCs w:val="24"/>
    </w:rPr>
  </w:style>
  <w:style w:type="character" w:styleId="Heading2Char" w:customStyle="1">
    <w:name w:val="Heading 2 Char"/>
    <w:basedOn w:val="DefaultParagraphFont"/>
    <w:link w:val="Heading2"/>
    <w:uiPriority w:val="9"/>
    <w:rsid w:val="00C35D29"/>
    <w:rPr>
      <w:rFonts w:ascii="Cambria" w:hAnsi="Cambria"/>
      <w:i w:val="1"/>
      <w:iCs w:val="1"/>
      <w:sz w:val="24"/>
      <w:szCs w:val="24"/>
    </w:rPr>
  </w:style>
  <w:style w:type="character" w:styleId="Heading3Char" w:customStyle="1">
    <w:name w:val="Heading 3 Char"/>
    <w:basedOn w:val="DefaultParagraphFont"/>
    <w:link w:val="Heading3"/>
    <w:uiPriority w:val="9"/>
    <w:rsid w:val="00C35D29"/>
    <w:rPr>
      <w:rFonts w:ascii="Cambria" w:hAnsi="Cambria"/>
      <w:i w:val="1"/>
      <w:iCs w:val="1"/>
      <w:sz w:val="24"/>
      <w:szCs w:val="24"/>
    </w:rPr>
  </w:style>
  <w:style w:type="character" w:styleId="TitleChar" w:customStyle="1">
    <w:name w:val="Title Char"/>
    <w:basedOn w:val="DefaultParagraphFont"/>
    <w:link w:val="Title"/>
    <w:uiPriority w:val="10"/>
    <w:rsid w:val="00BB41AF"/>
    <w:rPr>
      <w:rFonts w:ascii="Cambria" w:hAnsi="Cambria"/>
      <w:sz w:val="24"/>
      <w:szCs w:val="24"/>
    </w:rPr>
  </w:style>
  <w:style w:type="paragraph" w:styleId="Subtitle">
    <w:name w:val="Subtitle"/>
    <w:basedOn w:val="Normal"/>
    <w:next w:val="Normal"/>
    <w:link w:val="SubtitleChar"/>
    <w:uiPriority w:val="11"/>
    <w:qFormat w:val="1"/>
    <w:pPr>
      <w:jc w:val="center"/>
    </w:pPr>
  </w:style>
  <w:style w:type="character" w:styleId="SubtitleChar" w:customStyle="1">
    <w:name w:val="Subtitle Char"/>
    <w:basedOn w:val="DefaultParagraphFont"/>
    <w:link w:val="Subtitle"/>
    <w:uiPriority w:val="11"/>
    <w:rsid w:val="00C35D29"/>
    <w:rPr>
      <w:rFonts w:ascii="Cambria" w:hAnsi="Cambria"/>
      <w:sz w:val="24"/>
      <w:szCs w:val="24"/>
    </w:rPr>
  </w:style>
  <w:style w:type="paragraph" w:styleId="BalloonText">
    <w:name w:val="Balloon Text"/>
    <w:basedOn w:val="Normal"/>
    <w:link w:val="BalloonTextChar"/>
    <w:uiPriority w:val="99"/>
    <w:semiHidden w:val="1"/>
    <w:unhideWhenUsed w:val="1"/>
    <w:rsid w:val="00BB41A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B41AF"/>
    <w:rPr>
      <w:rFonts w:ascii="Segoe UI" w:cs="Segoe UI" w:hAnsi="Segoe UI"/>
      <w:sz w:val="18"/>
      <w:szCs w:val="18"/>
    </w:rPr>
  </w:style>
  <w:style w:type="paragraph" w:styleId="Author" w:customStyle="1">
    <w:name w:val="Author"/>
    <w:basedOn w:val="Normal"/>
    <w:link w:val="AuthorChar"/>
    <w:qFormat w:val="1"/>
    <w:rsid w:val="00BB41AF"/>
    <w:rPr>
      <w:sz w:val="20"/>
      <w:szCs w:val="22"/>
    </w:rPr>
  </w:style>
  <w:style w:type="paragraph" w:styleId="Bibliography">
    <w:name w:val="Bibliography"/>
    <w:basedOn w:val="Normal"/>
    <w:next w:val="Normal"/>
    <w:uiPriority w:val="37"/>
    <w:unhideWhenUsed w:val="1"/>
    <w:rsid w:val="00FD544E"/>
    <w:pPr>
      <w:spacing w:after="0"/>
      <w:ind w:left="720" w:hanging="720"/>
    </w:pPr>
  </w:style>
  <w:style w:type="character" w:styleId="AuthorChar" w:customStyle="1">
    <w:name w:val="Author Char"/>
    <w:basedOn w:val="DefaultParagraphFont"/>
    <w:link w:val="Author"/>
    <w:rsid w:val="00BB41AF"/>
    <w:rPr>
      <w:rFonts w:ascii="Cambria" w:hAnsi="Cambria"/>
      <w:sz w:val="20"/>
    </w:rPr>
  </w:style>
  <w:style w:type="paragraph" w:styleId="Header">
    <w:name w:val="header"/>
    <w:basedOn w:val="Normal"/>
    <w:link w:val="HeaderChar"/>
    <w:uiPriority w:val="99"/>
    <w:unhideWhenUsed w:val="1"/>
    <w:rsid w:val="00955842"/>
    <w:pPr>
      <w:tabs>
        <w:tab w:val="center" w:pos="4680"/>
        <w:tab w:val="right" w:pos="9360"/>
      </w:tabs>
      <w:spacing w:after="0" w:line="240" w:lineRule="auto"/>
    </w:pPr>
  </w:style>
  <w:style w:type="character" w:styleId="HeaderChar" w:customStyle="1">
    <w:name w:val="Header Char"/>
    <w:basedOn w:val="DefaultParagraphFont"/>
    <w:link w:val="Header"/>
    <w:uiPriority w:val="99"/>
    <w:rsid w:val="00955842"/>
    <w:rPr>
      <w:rFonts w:ascii="Cambria" w:hAnsi="Cambria"/>
      <w:sz w:val="24"/>
      <w:szCs w:val="24"/>
    </w:rPr>
  </w:style>
  <w:style w:type="paragraph" w:styleId="Footer">
    <w:name w:val="footer"/>
    <w:basedOn w:val="Normal"/>
    <w:link w:val="FooterChar"/>
    <w:uiPriority w:val="99"/>
    <w:unhideWhenUsed w:val="1"/>
    <w:rsid w:val="009558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955842"/>
    <w:rPr>
      <w:rFonts w:ascii="Cambria" w:hAnsi="Cambria"/>
      <w:sz w:val="24"/>
      <w:szCs w:val="24"/>
    </w:rPr>
  </w:style>
  <w:style w:type="character" w:styleId="LineNumber">
    <w:name w:val="line number"/>
    <w:basedOn w:val="DefaultParagraphFont"/>
    <w:uiPriority w:val="99"/>
    <w:semiHidden w:val="1"/>
    <w:unhideWhenUsed w:val="1"/>
    <w:rsid w:val="001F41CE"/>
  </w:style>
  <w:style w:type="character" w:styleId="CommentReference">
    <w:name w:val="annotation reference"/>
    <w:basedOn w:val="DefaultParagraphFont"/>
    <w:uiPriority w:val="99"/>
    <w:semiHidden w:val="1"/>
    <w:unhideWhenUsed w:val="1"/>
    <w:rsid w:val="006D42A3"/>
    <w:rPr>
      <w:sz w:val="18"/>
      <w:szCs w:val="18"/>
    </w:rPr>
  </w:style>
  <w:style w:type="paragraph" w:styleId="CommentText">
    <w:name w:val="annotation text"/>
    <w:basedOn w:val="Normal"/>
    <w:link w:val="CommentTextChar"/>
    <w:uiPriority w:val="99"/>
    <w:semiHidden w:val="1"/>
    <w:unhideWhenUsed w:val="1"/>
    <w:rsid w:val="006D42A3"/>
    <w:pPr>
      <w:spacing w:after="0" w:line="240" w:lineRule="auto"/>
      <w:contextualSpacing w:val="0"/>
    </w:pPr>
  </w:style>
  <w:style w:type="character" w:styleId="CommentTextChar" w:customStyle="1">
    <w:name w:val="Comment Text Char"/>
    <w:basedOn w:val="DefaultParagraphFont"/>
    <w:link w:val="CommentText"/>
    <w:uiPriority w:val="99"/>
    <w:semiHidden w:val="1"/>
    <w:rsid w:val="006D42A3"/>
    <w:rPr>
      <w:rFonts w:ascii="Cambria" w:cs="Cambria" w:eastAsia="Cambria" w:hAnsi="Cambria"/>
      <w:sz w:val="24"/>
      <w:szCs w:val="24"/>
    </w:rPr>
  </w:style>
  <w:style w:type="table" w:styleId="PlainTable2">
    <w:name w:val="Plain Table 2"/>
    <w:basedOn w:val="TableNormal"/>
    <w:uiPriority w:val="42"/>
    <w:rsid w:val="006D42A3"/>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character" w:styleId="PlaceholderText">
    <w:name w:val="Placeholder Text"/>
    <w:basedOn w:val="DefaultParagraphFont"/>
    <w:uiPriority w:val="99"/>
    <w:semiHidden w:val="1"/>
    <w:rsid w:val="00F8140B"/>
    <w:rPr>
      <w:color w:val="808080"/>
    </w:rPr>
  </w:style>
  <w:style w:type="paragraph" w:styleId="CommentSubject">
    <w:name w:val="annotation subject"/>
    <w:basedOn w:val="CommentText"/>
    <w:next w:val="CommentText"/>
    <w:link w:val="CommentSubjectChar"/>
    <w:uiPriority w:val="99"/>
    <w:semiHidden w:val="1"/>
    <w:unhideWhenUsed w:val="1"/>
    <w:rsid w:val="00F17C50"/>
    <w:pPr>
      <w:spacing w:after="160"/>
      <w:contextualSpacing w:val="1"/>
    </w:pPr>
    <w:rPr>
      <w:rFonts w:cstheme="minorBidi" w:eastAsiaTheme="minorHAnsi"/>
      <w:b w:val="1"/>
      <w:bCs w:val="1"/>
      <w:sz w:val="20"/>
      <w:szCs w:val="20"/>
    </w:rPr>
  </w:style>
  <w:style w:type="character" w:styleId="CommentSubjectChar" w:customStyle="1">
    <w:name w:val="Comment Subject Char"/>
    <w:basedOn w:val="CommentTextChar"/>
    <w:link w:val="CommentSubject"/>
    <w:uiPriority w:val="99"/>
    <w:semiHidden w:val="1"/>
    <w:rsid w:val="00F17C50"/>
    <w:rPr>
      <w:rFonts w:ascii="Cambria" w:cs="Cambria" w:eastAsia="Cambria" w:hAnsi="Cambria"/>
      <w:b w:val="1"/>
      <w:bCs w:val="1"/>
      <w:sz w:val="20"/>
      <w:szCs w:val="20"/>
    </w:rPr>
  </w:style>
  <w:style w:type="character" w:styleId="a" w:customStyle="1">
    <w:name w:val="_"/>
    <w:basedOn w:val="DefaultParagraphFont"/>
    <w:rsid w:val="008934FF"/>
  </w:style>
  <w:style w:type="character" w:styleId="ffb" w:customStyle="1">
    <w:name w:val="ffb"/>
    <w:basedOn w:val="DefaultParagraphFont"/>
    <w:rsid w:val="008934FF"/>
  </w:style>
  <w:style w:type="table" w:styleId="TableGrid">
    <w:name w:val="Table Grid"/>
    <w:basedOn w:val="TableNormal"/>
    <w:uiPriority w:val="39"/>
    <w:rsid w:val="00E11E5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0" w:customStyle="1">
    <w:basedOn w:val="TableNormal"/>
    <w:pPr>
      <w:spacing w:after="0" w:line="240" w:lineRule="auto"/>
    </w:pPr>
    <w:tblPr>
      <w:tblStyleRowBandSize w:val="1"/>
      <w:tblStyleColBandSize w:val="1"/>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1" w:customStyle="1">
    <w:basedOn w:val="TableNormal"/>
    <w:pPr>
      <w:spacing w:after="0" w:line="240" w:lineRule="auto"/>
    </w:pPr>
    <w:tblPr>
      <w:tblStyleRowBandSize w:val="1"/>
      <w:tblStyleColBandSize w:val="1"/>
    </w:tblPr>
  </w:style>
  <w:style w:type="paragraph" w:styleId="Subtitle">
    <w:name w:val="Subtitle"/>
    <w:basedOn w:val="Normal"/>
    <w:next w:val="Normal"/>
    <w:pPr>
      <w:jc w:val="center"/>
    </w:pPr>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TJ8diBjh1hfIa7F5cg+w5JZXQ==">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2020-07-22T06:52:00Z</dcterms:created>
  <dc:creator>Katie Lauck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6de8e68a-fd54-3793-9e7f-3b6ea1c1e920</vt:lpwstr>
  </property>
  <property fmtid="{D5CDD505-2E9C-101B-9397-08002B2CF9AE}" pid="4" name="ZOTERO_PREF_1">
    <vt:lpwstr>&lt;data data-version="3" zotero-version="5.0.89"&gt;&lt;session id="S2XnBAQk"/&gt;&lt;style id="http://www.zotero.org/styles/ecology" hasBibliography="1" bibliographyStyleHasBeenSet="1"/&gt;&lt;prefs&gt;&lt;pref name="fieldType" value="Field"/&gt;&lt;pref name="automaticJournalAbbreviat</vt:lpwstr>
  </property>
  <property fmtid="{D5CDD505-2E9C-101B-9397-08002B2CF9AE}" pid="5" name="ZOTERO_PREF_2">
    <vt:lpwstr>ions" value="true"/&gt;&lt;/prefs&gt;&lt;/data&gt;</vt:lpwstr>
  </property>
</Properties>
</file>